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539EE" w14:textId="77777777" w:rsidR="0045053A" w:rsidRPr="0083108C" w:rsidRDefault="0045053A" w:rsidP="004857C8">
      <w:pPr>
        <w:jc w:val="center"/>
        <w:rPr>
          <w:rFonts w:ascii="Times New Roman" w:hAnsi="Times New Roman" w:cs="Times New Roman"/>
          <w:b/>
          <w:sz w:val="28"/>
          <w:szCs w:val="28"/>
        </w:rPr>
      </w:pPr>
      <w:bookmarkStart w:id="0" w:name="_Hlk106816585"/>
      <w:bookmarkEnd w:id="0"/>
      <w:r w:rsidRPr="0083108C">
        <w:rPr>
          <w:rFonts w:ascii="Times New Roman" w:hAnsi="Times New Roman" w:cs="Times New Roman"/>
          <w:b/>
          <w:sz w:val="28"/>
          <w:szCs w:val="28"/>
        </w:rPr>
        <w:t>ĐẠI HỌC QUỐC GIA TP. HỒ CHÍ MINH</w:t>
      </w:r>
    </w:p>
    <w:p w14:paraId="1D7C1F61" w14:textId="77777777" w:rsidR="0045053A" w:rsidRPr="0083108C" w:rsidRDefault="0045053A" w:rsidP="000E00BF">
      <w:pPr>
        <w:spacing w:after="60"/>
        <w:jc w:val="center"/>
        <w:rPr>
          <w:rFonts w:ascii="Times New Roman" w:hAnsi="Times New Roman" w:cs="Times New Roman"/>
          <w:b/>
          <w:szCs w:val="26"/>
        </w:rPr>
      </w:pPr>
      <w:r w:rsidRPr="0083108C">
        <w:rPr>
          <w:rFonts w:ascii="Times New Roman" w:hAnsi="Times New Roman" w:cs="Times New Roman"/>
          <w:b/>
          <w:sz w:val="32"/>
          <w:szCs w:val="32"/>
        </w:rPr>
        <w:t>TRƯỜNG ĐẠI HỌC CÔNG NGHỆ THÔNG TIN</w:t>
      </w:r>
    </w:p>
    <w:p w14:paraId="3DCC7D64" w14:textId="36442052" w:rsidR="0045053A" w:rsidRPr="0083108C" w:rsidRDefault="0045053A" w:rsidP="004857C8">
      <w:pPr>
        <w:tabs>
          <w:tab w:val="center" w:pos="4568"/>
          <w:tab w:val="left" w:pos="6120"/>
        </w:tabs>
        <w:rPr>
          <w:rFonts w:ascii="Times New Roman" w:hAnsi="Times New Roman" w:cs="Times New Roman"/>
          <w:b/>
          <w:sz w:val="32"/>
          <w:szCs w:val="32"/>
        </w:rPr>
      </w:pPr>
      <w:r w:rsidRPr="0083108C">
        <w:rPr>
          <w:rFonts w:ascii="Times New Roman" w:hAnsi="Times New Roman" w:cs="Times New Roman"/>
          <w:b/>
          <w:sz w:val="32"/>
          <w:szCs w:val="32"/>
        </w:rPr>
        <w:tab/>
        <w:t>KHO</w:t>
      </w:r>
      <w:r w:rsidR="00B05B1B" w:rsidRPr="0083108C">
        <w:rPr>
          <w:rFonts w:ascii="Times New Roman" w:hAnsi="Times New Roman" w:cs="Times New Roman"/>
          <w:b/>
          <w:sz w:val="32"/>
          <w:szCs w:val="32"/>
          <w:lang w:val="en-US"/>
        </w:rPr>
        <w:t>A MẠNG MÁY TÍNH VÀ TRUYỀN THÔNG</w:t>
      </w:r>
      <w:r w:rsidRPr="0083108C">
        <w:rPr>
          <w:rFonts w:ascii="Times New Roman" w:hAnsi="Times New Roman" w:cs="Times New Roman"/>
          <w:b/>
          <w:sz w:val="32"/>
          <w:szCs w:val="32"/>
        </w:rPr>
        <w:tab/>
      </w:r>
    </w:p>
    <w:p w14:paraId="68F34529" w14:textId="77777777" w:rsidR="0045053A" w:rsidRPr="0083108C" w:rsidRDefault="0045053A" w:rsidP="004857C8">
      <w:pPr>
        <w:jc w:val="center"/>
        <w:rPr>
          <w:rFonts w:ascii="Times New Roman" w:hAnsi="Times New Roman" w:cs="Times New Roman"/>
          <w:sz w:val="28"/>
        </w:rPr>
      </w:pPr>
    </w:p>
    <w:p w14:paraId="57B11BF2" w14:textId="77777777" w:rsidR="0045053A" w:rsidRPr="0083108C" w:rsidRDefault="0045053A" w:rsidP="004857C8">
      <w:pPr>
        <w:jc w:val="center"/>
        <w:rPr>
          <w:rFonts w:ascii="Times New Roman" w:hAnsi="Times New Roman" w:cs="Times New Roman"/>
          <w:sz w:val="28"/>
        </w:rPr>
      </w:pPr>
    </w:p>
    <w:p w14:paraId="4089FBE4" w14:textId="77777777" w:rsidR="0045053A" w:rsidRPr="0083108C" w:rsidRDefault="0045053A" w:rsidP="004857C8">
      <w:pPr>
        <w:jc w:val="center"/>
        <w:rPr>
          <w:rFonts w:ascii="Times New Roman" w:hAnsi="Times New Roman" w:cs="Times New Roman"/>
          <w:b/>
          <w:sz w:val="28"/>
        </w:rPr>
      </w:pPr>
    </w:p>
    <w:p w14:paraId="42787B53" w14:textId="77777777" w:rsidR="0045053A" w:rsidRPr="0083108C" w:rsidRDefault="0045053A" w:rsidP="004857C8">
      <w:pPr>
        <w:jc w:val="center"/>
        <w:rPr>
          <w:rFonts w:ascii="Times New Roman" w:hAnsi="Times New Roman" w:cs="Times New Roman"/>
          <w:sz w:val="28"/>
        </w:rPr>
      </w:pPr>
    </w:p>
    <w:p w14:paraId="231FEC55" w14:textId="77777777" w:rsidR="0045053A" w:rsidRPr="0083108C" w:rsidRDefault="0045053A" w:rsidP="004857C8">
      <w:pPr>
        <w:jc w:val="center"/>
        <w:rPr>
          <w:rFonts w:ascii="Times New Roman" w:hAnsi="Times New Roman" w:cs="Times New Roman"/>
          <w:b/>
          <w:sz w:val="28"/>
        </w:rPr>
      </w:pPr>
    </w:p>
    <w:p w14:paraId="1ABA2FCE" w14:textId="77777777" w:rsidR="0045053A" w:rsidRPr="0083108C" w:rsidRDefault="0045053A" w:rsidP="004857C8">
      <w:pPr>
        <w:jc w:val="center"/>
        <w:rPr>
          <w:rFonts w:ascii="Times New Roman" w:hAnsi="Times New Roman" w:cs="Times New Roman"/>
          <w:b/>
          <w:sz w:val="28"/>
        </w:rPr>
      </w:pPr>
    </w:p>
    <w:p w14:paraId="73C8AAC7" w14:textId="08F300DF" w:rsidR="0045053A" w:rsidRPr="0083108C" w:rsidRDefault="00B05B1B" w:rsidP="004857C8">
      <w:pPr>
        <w:jc w:val="center"/>
        <w:rPr>
          <w:rFonts w:ascii="Times New Roman" w:hAnsi="Times New Roman" w:cs="Times New Roman"/>
          <w:b/>
          <w:sz w:val="32"/>
          <w:szCs w:val="32"/>
          <w:lang w:val="en-US"/>
        </w:rPr>
      </w:pPr>
      <w:r w:rsidRPr="0083108C">
        <w:rPr>
          <w:rFonts w:ascii="Times New Roman" w:hAnsi="Times New Roman" w:cs="Times New Roman"/>
          <w:b/>
          <w:sz w:val="32"/>
          <w:szCs w:val="32"/>
          <w:lang w:val="en-US"/>
        </w:rPr>
        <w:t>BÁO CÁO ĐỒ ÁN CUỐI KỲ</w:t>
      </w:r>
    </w:p>
    <w:p w14:paraId="744C964A" w14:textId="072E47E1" w:rsidR="0045053A" w:rsidRPr="0083108C" w:rsidRDefault="00B05B1B" w:rsidP="004857C8">
      <w:pPr>
        <w:jc w:val="center"/>
        <w:rPr>
          <w:rFonts w:ascii="Times New Roman" w:hAnsi="Times New Roman" w:cs="Times New Roman"/>
          <w:b/>
          <w:sz w:val="32"/>
          <w:szCs w:val="32"/>
          <w:lang w:val="en-US"/>
        </w:rPr>
      </w:pPr>
      <w:r w:rsidRPr="0083108C">
        <w:rPr>
          <w:rFonts w:ascii="Times New Roman" w:hAnsi="Times New Roman" w:cs="Times New Roman"/>
          <w:b/>
          <w:sz w:val="32"/>
          <w:szCs w:val="32"/>
          <w:lang w:val="en-US"/>
        </w:rPr>
        <w:t>MÔN: MẬT MÃ HỌC</w:t>
      </w:r>
    </w:p>
    <w:p w14:paraId="4BF4B4E9" w14:textId="77777777" w:rsidR="0045053A" w:rsidRPr="0083108C" w:rsidRDefault="0045053A" w:rsidP="004857C8">
      <w:pPr>
        <w:jc w:val="center"/>
        <w:rPr>
          <w:rFonts w:ascii="Times New Roman" w:hAnsi="Times New Roman" w:cs="Times New Roman"/>
          <w:sz w:val="28"/>
        </w:rPr>
      </w:pPr>
    </w:p>
    <w:p w14:paraId="05CD28B6" w14:textId="20D185EF" w:rsidR="0045053A" w:rsidRPr="0083108C" w:rsidRDefault="0045053A" w:rsidP="004857C8">
      <w:pPr>
        <w:jc w:val="center"/>
        <w:rPr>
          <w:rFonts w:ascii="Times New Roman" w:hAnsi="Times New Roman" w:cs="Times New Roman"/>
          <w:sz w:val="28"/>
        </w:rPr>
      </w:pPr>
    </w:p>
    <w:p w14:paraId="210BE76F" w14:textId="15D94CE4" w:rsidR="003405B3" w:rsidRPr="0083108C" w:rsidRDefault="003405B3" w:rsidP="004857C8">
      <w:pPr>
        <w:jc w:val="center"/>
        <w:rPr>
          <w:rFonts w:ascii="Times New Roman" w:hAnsi="Times New Roman" w:cs="Times New Roman"/>
          <w:sz w:val="28"/>
        </w:rPr>
      </w:pPr>
    </w:p>
    <w:p w14:paraId="4C6774AF" w14:textId="77777777" w:rsidR="003405B3" w:rsidRPr="0083108C" w:rsidRDefault="003405B3" w:rsidP="004857C8">
      <w:pPr>
        <w:jc w:val="center"/>
        <w:rPr>
          <w:rFonts w:ascii="Times New Roman" w:hAnsi="Times New Roman" w:cs="Times New Roman"/>
          <w:sz w:val="28"/>
        </w:rPr>
      </w:pPr>
    </w:p>
    <w:p w14:paraId="139A0839" w14:textId="2F7CFFB2" w:rsidR="003405B3" w:rsidRPr="0083108C" w:rsidRDefault="00C33404" w:rsidP="000E00BF">
      <w:pPr>
        <w:pStyle w:val="papertitle"/>
        <w:spacing w:after="100" w:afterAutospacing="1" w:line="360" w:lineRule="auto"/>
        <w:rPr>
          <w:b/>
          <w:bCs/>
          <w:sz w:val="36"/>
          <w:szCs w:val="36"/>
        </w:rPr>
      </w:pPr>
      <w:r>
        <w:rPr>
          <w:b/>
          <w:bCs/>
          <w:sz w:val="36"/>
          <w:szCs w:val="36"/>
        </w:rPr>
        <w:t>AUTHENTICATION AND AUTHORIZATION IN MICROSERVICE ARCHITECTURE</w:t>
      </w:r>
    </w:p>
    <w:p w14:paraId="697EC609" w14:textId="77777777" w:rsidR="0045053A" w:rsidRPr="0083108C" w:rsidRDefault="0045053A" w:rsidP="004857C8">
      <w:pPr>
        <w:ind w:left="1440" w:firstLine="720"/>
        <w:jc w:val="center"/>
        <w:rPr>
          <w:rFonts w:ascii="Times New Roman" w:hAnsi="Times New Roman" w:cs="Times New Roman"/>
          <w:sz w:val="28"/>
        </w:rPr>
      </w:pPr>
    </w:p>
    <w:p w14:paraId="3770BC8F" w14:textId="543B4236" w:rsidR="0045053A" w:rsidRPr="0083108C" w:rsidRDefault="0045053A" w:rsidP="004857C8">
      <w:pPr>
        <w:rPr>
          <w:rFonts w:ascii="Times New Roman" w:hAnsi="Times New Roman" w:cs="Times New Roman"/>
          <w:sz w:val="28"/>
        </w:rPr>
      </w:pPr>
    </w:p>
    <w:p w14:paraId="0067EEAF" w14:textId="4A6B6784" w:rsidR="003405B3" w:rsidRPr="0083108C" w:rsidRDefault="003405B3" w:rsidP="004857C8">
      <w:pPr>
        <w:rPr>
          <w:rFonts w:ascii="Times New Roman" w:hAnsi="Times New Roman" w:cs="Times New Roman"/>
          <w:sz w:val="28"/>
        </w:rPr>
      </w:pPr>
    </w:p>
    <w:p w14:paraId="156EFD0F" w14:textId="4971DBAB" w:rsidR="003405B3" w:rsidRPr="0083108C" w:rsidRDefault="003405B3" w:rsidP="004857C8">
      <w:pPr>
        <w:rPr>
          <w:rFonts w:ascii="Times New Roman" w:hAnsi="Times New Roman" w:cs="Times New Roman"/>
          <w:sz w:val="28"/>
        </w:rPr>
      </w:pPr>
    </w:p>
    <w:p w14:paraId="15052C36" w14:textId="77777777" w:rsidR="0045053A" w:rsidRPr="0083108C" w:rsidRDefault="0045053A" w:rsidP="004857C8">
      <w:pPr>
        <w:jc w:val="center"/>
        <w:rPr>
          <w:rFonts w:ascii="Times New Roman" w:hAnsi="Times New Roman" w:cs="Times New Roman"/>
          <w:b/>
          <w:szCs w:val="26"/>
        </w:rPr>
      </w:pPr>
    </w:p>
    <w:p w14:paraId="027DCD64" w14:textId="0C05AB5D" w:rsidR="0045053A" w:rsidRDefault="0045053A" w:rsidP="004857C8">
      <w:pPr>
        <w:jc w:val="center"/>
        <w:rPr>
          <w:rFonts w:ascii="Times New Roman" w:hAnsi="Times New Roman" w:cs="Times New Roman"/>
          <w:b/>
          <w:szCs w:val="26"/>
          <w:lang w:val="en-US"/>
        </w:rPr>
      </w:pPr>
      <w:r w:rsidRPr="0083108C">
        <w:rPr>
          <w:rFonts w:ascii="Times New Roman" w:hAnsi="Times New Roman" w:cs="Times New Roman"/>
          <w:b/>
          <w:szCs w:val="26"/>
        </w:rPr>
        <w:t xml:space="preserve">TP. HỒ CHÍ MINH, </w:t>
      </w:r>
      <w:r w:rsidR="00B05B1B" w:rsidRPr="0083108C">
        <w:rPr>
          <w:rFonts w:ascii="Times New Roman" w:hAnsi="Times New Roman" w:cs="Times New Roman"/>
          <w:b/>
          <w:szCs w:val="26"/>
          <w:lang w:val="en-US"/>
        </w:rPr>
        <w:t>NĂM 202</w:t>
      </w:r>
      <w:r w:rsidR="00C33404">
        <w:rPr>
          <w:rFonts w:ascii="Times New Roman" w:hAnsi="Times New Roman" w:cs="Times New Roman"/>
          <w:b/>
          <w:szCs w:val="26"/>
          <w:lang w:val="en-US"/>
        </w:rPr>
        <w:t>3</w:t>
      </w:r>
    </w:p>
    <w:p w14:paraId="016EA03B" w14:textId="77777777" w:rsidR="00C33404" w:rsidRPr="0083108C" w:rsidRDefault="00C33404" w:rsidP="004857C8">
      <w:pPr>
        <w:jc w:val="center"/>
        <w:rPr>
          <w:rFonts w:ascii="Times New Roman" w:hAnsi="Times New Roman" w:cs="Times New Roman"/>
          <w:b/>
          <w:szCs w:val="26"/>
          <w:lang w:val="en-US"/>
        </w:rPr>
      </w:pPr>
    </w:p>
    <w:p w14:paraId="2F3D2A87" w14:textId="77777777" w:rsidR="00A1168A" w:rsidRPr="0083108C" w:rsidRDefault="00A1168A" w:rsidP="004857C8">
      <w:pPr>
        <w:jc w:val="center"/>
        <w:rPr>
          <w:rFonts w:ascii="Times New Roman" w:hAnsi="Times New Roman" w:cs="Times New Roman"/>
          <w:b/>
          <w:szCs w:val="26"/>
        </w:rPr>
        <w:sectPr w:rsidR="00A1168A" w:rsidRPr="0083108C"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58955589" w14:textId="77777777" w:rsidR="00A1168A" w:rsidRPr="0083108C" w:rsidRDefault="00A1168A" w:rsidP="004857C8">
      <w:pPr>
        <w:jc w:val="center"/>
        <w:rPr>
          <w:rFonts w:ascii="Times New Roman" w:hAnsi="Times New Roman" w:cs="Times New Roman"/>
          <w:b/>
          <w:sz w:val="28"/>
          <w:szCs w:val="28"/>
        </w:rPr>
      </w:pPr>
      <w:r w:rsidRPr="0083108C">
        <w:rPr>
          <w:rFonts w:ascii="Times New Roman" w:hAnsi="Times New Roman" w:cs="Times New Roman"/>
          <w:b/>
          <w:sz w:val="28"/>
          <w:szCs w:val="28"/>
        </w:rPr>
        <w:lastRenderedPageBreak/>
        <w:t>ĐẠI HỌC QUỐC GIA TP. HỒ CHÍ MINH</w:t>
      </w:r>
    </w:p>
    <w:p w14:paraId="73FF471A" w14:textId="77777777" w:rsidR="00A1168A" w:rsidRPr="0083108C" w:rsidRDefault="00A1168A" w:rsidP="000E00BF">
      <w:pPr>
        <w:spacing w:after="60"/>
        <w:jc w:val="center"/>
        <w:rPr>
          <w:rFonts w:ascii="Times New Roman" w:hAnsi="Times New Roman" w:cs="Times New Roman"/>
          <w:sz w:val="28"/>
          <w:szCs w:val="28"/>
        </w:rPr>
      </w:pPr>
      <w:r w:rsidRPr="0083108C">
        <w:rPr>
          <w:rFonts w:ascii="Times New Roman" w:hAnsi="Times New Roman" w:cs="Times New Roman"/>
          <w:b/>
          <w:sz w:val="32"/>
          <w:szCs w:val="26"/>
        </w:rPr>
        <w:t>TRƯỜNG ĐẠI HỌC CÔNG NGHỆ THÔNG TIN</w:t>
      </w:r>
    </w:p>
    <w:p w14:paraId="2357A496" w14:textId="4BB6C0A0" w:rsidR="00A1168A" w:rsidRPr="0083108C" w:rsidRDefault="00A1168A" w:rsidP="000E00BF">
      <w:pPr>
        <w:spacing w:after="60"/>
        <w:jc w:val="center"/>
        <w:rPr>
          <w:rFonts w:ascii="Times New Roman" w:hAnsi="Times New Roman" w:cs="Times New Roman"/>
          <w:b/>
          <w:sz w:val="36"/>
          <w:szCs w:val="26"/>
          <w:lang w:val="en-US"/>
        </w:rPr>
      </w:pPr>
      <w:r w:rsidRPr="0083108C">
        <w:rPr>
          <w:rFonts w:ascii="Times New Roman" w:hAnsi="Times New Roman" w:cs="Times New Roman"/>
          <w:b/>
          <w:sz w:val="32"/>
          <w:szCs w:val="28"/>
        </w:rPr>
        <w:t>KHOA</w:t>
      </w:r>
      <w:r w:rsidR="00B05B1B" w:rsidRPr="0083108C">
        <w:rPr>
          <w:rFonts w:ascii="Times New Roman" w:hAnsi="Times New Roman" w:cs="Times New Roman"/>
          <w:b/>
          <w:sz w:val="32"/>
          <w:szCs w:val="28"/>
          <w:lang w:val="en-US"/>
        </w:rPr>
        <w:t xml:space="preserve"> MẠNG MÁY TÍNH VÀ TRUYỀN THÔNG</w:t>
      </w:r>
    </w:p>
    <w:p w14:paraId="1FF2EE1B" w14:textId="09E3D1DE" w:rsidR="00A1168A" w:rsidRPr="0083108C" w:rsidRDefault="00A1168A" w:rsidP="000E00BF">
      <w:pPr>
        <w:rPr>
          <w:rFonts w:ascii="Times New Roman" w:hAnsi="Times New Roman" w:cs="Times New Roman"/>
          <w:sz w:val="28"/>
          <w:lang w:val="en-US"/>
        </w:rPr>
      </w:pPr>
    </w:p>
    <w:p w14:paraId="45A54FE2" w14:textId="77777777" w:rsidR="00A1168A" w:rsidRPr="0083108C" w:rsidRDefault="00A1168A" w:rsidP="004857C8">
      <w:pPr>
        <w:jc w:val="center"/>
        <w:rPr>
          <w:rFonts w:ascii="Times New Roman" w:hAnsi="Times New Roman" w:cs="Times New Roman"/>
          <w:sz w:val="32"/>
          <w:szCs w:val="32"/>
        </w:rPr>
      </w:pPr>
    </w:p>
    <w:p w14:paraId="7A64CA03" w14:textId="77777777" w:rsidR="00B05B1B" w:rsidRPr="0083108C" w:rsidRDefault="00B05B1B" w:rsidP="004857C8">
      <w:pPr>
        <w:jc w:val="center"/>
        <w:rPr>
          <w:rFonts w:ascii="Times New Roman" w:hAnsi="Times New Roman" w:cs="Times New Roman"/>
          <w:b/>
          <w:sz w:val="32"/>
          <w:szCs w:val="32"/>
          <w:lang w:val="en-US"/>
        </w:rPr>
      </w:pPr>
      <w:r w:rsidRPr="0083108C">
        <w:rPr>
          <w:rFonts w:ascii="Times New Roman" w:hAnsi="Times New Roman" w:cs="Times New Roman"/>
          <w:b/>
          <w:sz w:val="32"/>
          <w:szCs w:val="32"/>
          <w:lang w:val="en-US"/>
        </w:rPr>
        <w:t>BÁO CÁO ĐỒ ÁN CUỐI KỲ</w:t>
      </w:r>
    </w:p>
    <w:p w14:paraId="07A6D6CB" w14:textId="3607FF46" w:rsidR="00B05B1B" w:rsidRPr="0083108C" w:rsidRDefault="00B05B1B" w:rsidP="004857C8">
      <w:pPr>
        <w:jc w:val="center"/>
        <w:rPr>
          <w:rFonts w:ascii="Times New Roman" w:hAnsi="Times New Roman" w:cs="Times New Roman"/>
          <w:b/>
          <w:sz w:val="32"/>
          <w:szCs w:val="32"/>
          <w:lang w:val="en-US"/>
        </w:rPr>
      </w:pPr>
      <w:r w:rsidRPr="0083108C">
        <w:rPr>
          <w:rFonts w:ascii="Times New Roman" w:hAnsi="Times New Roman" w:cs="Times New Roman"/>
          <w:b/>
          <w:sz w:val="32"/>
          <w:szCs w:val="32"/>
          <w:lang w:val="en-US"/>
        </w:rPr>
        <w:t>MÔN: MẬT MÃ HỌC</w:t>
      </w:r>
    </w:p>
    <w:p w14:paraId="6BD8EDD4" w14:textId="77777777" w:rsidR="004857C8" w:rsidRPr="0083108C" w:rsidRDefault="004857C8" w:rsidP="004857C8">
      <w:pPr>
        <w:jc w:val="center"/>
        <w:rPr>
          <w:rFonts w:ascii="Times New Roman" w:hAnsi="Times New Roman" w:cs="Times New Roman"/>
          <w:b/>
          <w:sz w:val="32"/>
          <w:szCs w:val="32"/>
          <w:lang w:val="en-US"/>
        </w:rPr>
      </w:pPr>
    </w:p>
    <w:p w14:paraId="1BF349AA" w14:textId="77777777" w:rsidR="00C33404" w:rsidRPr="0083108C" w:rsidRDefault="00C33404" w:rsidP="00C33404">
      <w:pPr>
        <w:pStyle w:val="papertitle"/>
        <w:spacing w:after="100" w:afterAutospacing="1" w:line="360" w:lineRule="auto"/>
        <w:rPr>
          <w:b/>
          <w:bCs/>
          <w:sz w:val="36"/>
          <w:szCs w:val="36"/>
        </w:rPr>
      </w:pPr>
      <w:r>
        <w:rPr>
          <w:b/>
          <w:bCs/>
          <w:sz w:val="36"/>
          <w:szCs w:val="36"/>
        </w:rPr>
        <w:t>AUTHENTICATION AND AUTHORIZATION IN MICROSERVICE ARCHITECTURE</w:t>
      </w:r>
    </w:p>
    <w:p w14:paraId="461A8990" w14:textId="5E61838E" w:rsidR="00A1168A" w:rsidRPr="0083108C" w:rsidRDefault="00A1168A" w:rsidP="004857C8">
      <w:pPr>
        <w:rPr>
          <w:rFonts w:ascii="Times New Roman" w:hAnsi="Times New Roman" w:cs="Times New Roman"/>
          <w:sz w:val="28"/>
          <w:lang w:val="en-US"/>
        </w:rPr>
      </w:pPr>
    </w:p>
    <w:p w14:paraId="6E35EC09" w14:textId="77777777" w:rsidR="00B05B1B" w:rsidRPr="0083108C" w:rsidRDefault="00B05B1B" w:rsidP="004857C8">
      <w:pPr>
        <w:rPr>
          <w:rFonts w:ascii="Times New Roman" w:hAnsi="Times New Roman" w:cs="Times New Roman"/>
          <w:sz w:val="28"/>
        </w:rPr>
      </w:pPr>
    </w:p>
    <w:p w14:paraId="031C3E3F" w14:textId="77777777" w:rsidR="00A1168A" w:rsidRPr="0083108C" w:rsidRDefault="00A1168A" w:rsidP="004857C8">
      <w:pPr>
        <w:tabs>
          <w:tab w:val="left" w:pos="5265"/>
        </w:tabs>
        <w:jc w:val="center"/>
        <w:rPr>
          <w:rFonts w:ascii="Times New Roman" w:hAnsi="Times New Roman" w:cs="Times New Roman"/>
          <w:b/>
          <w:sz w:val="28"/>
        </w:rPr>
      </w:pPr>
      <w:r w:rsidRPr="0083108C">
        <w:rPr>
          <w:rFonts w:ascii="Times New Roman" w:hAnsi="Times New Roman" w:cs="Times New Roman"/>
          <w:b/>
          <w:sz w:val="28"/>
        </w:rPr>
        <w:t>GIẢNG VIÊN HƯỚNG DẪN</w:t>
      </w:r>
    </w:p>
    <w:p w14:paraId="6D8C9DB2" w14:textId="071C9DFD" w:rsidR="00A1168A" w:rsidRPr="0083108C" w:rsidRDefault="00B05B1B" w:rsidP="004857C8">
      <w:pPr>
        <w:tabs>
          <w:tab w:val="left" w:pos="5265"/>
        </w:tabs>
        <w:jc w:val="center"/>
        <w:rPr>
          <w:rFonts w:ascii="Times New Roman" w:hAnsi="Times New Roman" w:cs="Times New Roman"/>
          <w:b/>
          <w:sz w:val="28"/>
          <w:lang w:val="en-US"/>
        </w:rPr>
      </w:pPr>
      <w:r w:rsidRPr="0083108C">
        <w:rPr>
          <w:rFonts w:ascii="Times New Roman" w:hAnsi="Times New Roman" w:cs="Times New Roman"/>
          <w:b/>
          <w:sz w:val="28"/>
          <w:lang w:val="en-US"/>
        </w:rPr>
        <w:t>TS. NGUYỄN NGỌC TỰ</w:t>
      </w:r>
    </w:p>
    <w:p w14:paraId="468AB951" w14:textId="400F2A07" w:rsidR="00A1168A" w:rsidRPr="0083108C" w:rsidRDefault="00A1168A" w:rsidP="004857C8">
      <w:pPr>
        <w:jc w:val="center"/>
        <w:rPr>
          <w:rFonts w:ascii="Times New Roman" w:hAnsi="Times New Roman" w:cs="Times New Roman"/>
          <w:sz w:val="28"/>
        </w:rPr>
      </w:pPr>
    </w:p>
    <w:p w14:paraId="20CC1700" w14:textId="77777777" w:rsidR="00B05B1B" w:rsidRPr="0083108C" w:rsidRDefault="00B05B1B" w:rsidP="004857C8">
      <w:pPr>
        <w:jc w:val="center"/>
        <w:rPr>
          <w:rFonts w:ascii="Times New Roman" w:hAnsi="Times New Roman" w:cs="Times New Roman"/>
          <w:sz w:val="28"/>
        </w:rPr>
      </w:pPr>
    </w:p>
    <w:p w14:paraId="6C143233" w14:textId="3C83CB38" w:rsidR="00B05B1B" w:rsidRPr="0083108C" w:rsidRDefault="00B05B1B" w:rsidP="004857C8">
      <w:pPr>
        <w:jc w:val="center"/>
        <w:rPr>
          <w:rFonts w:ascii="Times New Roman" w:hAnsi="Times New Roman" w:cs="Times New Roman"/>
          <w:b/>
          <w:bCs/>
          <w:sz w:val="28"/>
          <w:lang w:val="en-US"/>
        </w:rPr>
      </w:pPr>
      <w:r w:rsidRPr="0083108C">
        <w:rPr>
          <w:rFonts w:ascii="Times New Roman" w:hAnsi="Times New Roman" w:cs="Times New Roman"/>
          <w:b/>
          <w:bCs/>
          <w:sz w:val="28"/>
          <w:lang w:val="en-US"/>
        </w:rPr>
        <w:t>SINH VIÊN THỰC HIỆN</w:t>
      </w:r>
    </w:p>
    <w:p w14:paraId="5DD6CBCE" w14:textId="0542E3FE" w:rsidR="00B05B1B" w:rsidRPr="0083108C" w:rsidRDefault="00C33404" w:rsidP="004857C8">
      <w:pPr>
        <w:jc w:val="center"/>
        <w:rPr>
          <w:rFonts w:ascii="Times New Roman" w:hAnsi="Times New Roman" w:cs="Times New Roman"/>
          <w:b/>
          <w:sz w:val="28"/>
          <w:szCs w:val="28"/>
          <w:lang w:val="en-US"/>
        </w:rPr>
      </w:pPr>
      <w:r>
        <w:rPr>
          <w:rFonts w:ascii="Times New Roman" w:hAnsi="Times New Roman" w:cs="Times New Roman"/>
          <w:b/>
          <w:sz w:val="28"/>
          <w:szCs w:val="28"/>
          <w:lang w:val="en-US"/>
        </w:rPr>
        <w:t>NGUYỄN NHẬT QUÂN - 21522497</w:t>
      </w:r>
    </w:p>
    <w:p w14:paraId="145592A7" w14:textId="0B537118" w:rsidR="00B05B1B" w:rsidRPr="0083108C" w:rsidRDefault="00C33404" w:rsidP="004857C8">
      <w:pPr>
        <w:jc w:val="center"/>
        <w:rPr>
          <w:rFonts w:ascii="Times New Roman" w:hAnsi="Times New Roman" w:cs="Times New Roman"/>
          <w:b/>
          <w:sz w:val="28"/>
          <w:szCs w:val="28"/>
          <w:lang w:val="en-US"/>
        </w:rPr>
      </w:pPr>
      <w:r>
        <w:rPr>
          <w:rFonts w:ascii="Times New Roman" w:hAnsi="Times New Roman" w:cs="Times New Roman"/>
          <w:b/>
          <w:sz w:val="28"/>
          <w:szCs w:val="28"/>
          <w:lang w:val="en-US"/>
        </w:rPr>
        <w:t>PHẠM NGUYỄN HẢI ANH - 21520586</w:t>
      </w:r>
    </w:p>
    <w:p w14:paraId="52F42860" w14:textId="5C1BE170" w:rsidR="00A1168A" w:rsidRPr="0083108C" w:rsidRDefault="00A1168A" w:rsidP="004857C8">
      <w:pPr>
        <w:rPr>
          <w:rFonts w:ascii="Times New Roman" w:hAnsi="Times New Roman" w:cs="Times New Roman"/>
          <w:sz w:val="28"/>
        </w:rPr>
      </w:pPr>
    </w:p>
    <w:p w14:paraId="34A45C75" w14:textId="207BB505" w:rsidR="00B65A8B" w:rsidRDefault="00B65A8B" w:rsidP="004857C8">
      <w:pPr>
        <w:rPr>
          <w:rFonts w:ascii="Times New Roman" w:hAnsi="Times New Roman" w:cs="Times New Roman"/>
          <w:sz w:val="28"/>
        </w:rPr>
      </w:pPr>
    </w:p>
    <w:p w14:paraId="1274AEE5" w14:textId="77777777" w:rsidR="00C33404" w:rsidRPr="0083108C" w:rsidRDefault="00C33404" w:rsidP="004857C8">
      <w:pPr>
        <w:rPr>
          <w:rFonts w:ascii="Times New Roman" w:hAnsi="Times New Roman" w:cs="Times New Roman"/>
          <w:sz w:val="28"/>
        </w:rPr>
      </w:pPr>
    </w:p>
    <w:p w14:paraId="44DC435A" w14:textId="77777777" w:rsidR="00B65A8B" w:rsidRPr="0083108C" w:rsidRDefault="00B65A8B" w:rsidP="004857C8">
      <w:pPr>
        <w:rPr>
          <w:rFonts w:ascii="Times New Roman" w:hAnsi="Times New Roman" w:cs="Times New Roman"/>
          <w:sz w:val="28"/>
        </w:rPr>
      </w:pPr>
    </w:p>
    <w:p w14:paraId="39199EB3" w14:textId="7F5B1D8F" w:rsidR="002219BF" w:rsidRPr="0083108C" w:rsidRDefault="00A1168A" w:rsidP="004857C8">
      <w:pPr>
        <w:jc w:val="center"/>
        <w:rPr>
          <w:rFonts w:ascii="Times New Roman" w:hAnsi="Times New Roman" w:cs="Times New Roman"/>
          <w:b/>
          <w:szCs w:val="26"/>
        </w:rPr>
        <w:sectPr w:rsidR="002219BF" w:rsidRPr="0083108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83108C">
        <w:rPr>
          <w:rFonts w:ascii="Times New Roman" w:hAnsi="Times New Roman" w:cs="Times New Roman"/>
          <w:b/>
          <w:szCs w:val="26"/>
        </w:rPr>
        <w:t>TP. HỒ CHÍ MINH</w:t>
      </w:r>
      <w:r w:rsidR="002B08B3" w:rsidRPr="0083108C">
        <w:rPr>
          <w:rFonts w:ascii="Times New Roman" w:hAnsi="Times New Roman" w:cs="Times New Roman"/>
          <w:b/>
          <w:szCs w:val="26"/>
          <w:lang w:val="en-US"/>
        </w:rPr>
        <w:t>, NĂM 202</w:t>
      </w:r>
      <w:r w:rsidR="008F5959">
        <w:rPr>
          <w:rFonts w:ascii="Times New Roman" w:hAnsi="Times New Roman" w:cs="Times New Roman"/>
          <w:b/>
          <w:szCs w:val="26"/>
          <w:lang w:val="en-US"/>
        </w:rPr>
        <w:t>3</w:t>
      </w:r>
    </w:p>
    <w:p w14:paraId="0518156D" w14:textId="68069FC7" w:rsidR="003462DF" w:rsidRPr="0083108C" w:rsidRDefault="00A75388" w:rsidP="000E00BF">
      <w:pPr>
        <w:pStyle w:val="Title"/>
        <w:spacing w:line="360" w:lineRule="auto"/>
        <w:rPr>
          <w:rFonts w:ascii="Times New Roman" w:hAnsi="Times New Roman" w:cs="Times New Roman"/>
          <w:lang w:val="en-US"/>
        </w:rPr>
      </w:pPr>
      <w:r w:rsidRPr="0083108C">
        <w:rPr>
          <w:rFonts w:ascii="Times New Roman" w:hAnsi="Times New Roman" w:cs="Times New Roman"/>
        </w:rPr>
        <w:lastRenderedPageBreak/>
        <w:t>LỜI CẢM ƠN</w:t>
      </w:r>
    </w:p>
    <w:p w14:paraId="1B0FA876" w14:textId="697804F5" w:rsidR="00B9352D" w:rsidRPr="0083108C" w:rsidRDefault="00823557" w:rsidP="000E00BF">
      <w:pPr>
        <w:pStyle w:val="ListParagraph"/>
        <w:spacing w:after="120" w:line="360" w:lineRule="auto"/>
        <w:ind w:firstLine="720"/>
      </w:pPr>
      <w:r w:rsidRPr="0083108C">
        <w:t>Lời đ</w:t>
      </w:r>
      <w:r w:rsidR="003462DF" w:rsidRPr="0083108C">
        <w:t>ầu tiên</w:t>
      </w:r>
      <w:r w:rsidRPr="0083108C">
        <w:t xml:space="preserve"> nhóm </w:t>
      </w:r>
      <w:r w:rsidR="00C33404">
        <w:t>1</w:t>
      </w:r>
      <w:r w:rsidR="00B76584" w:rsidRPr="0083108C">
        <w:t xml:space="preserve"> </w:t>
      </w:r>
      <w:r w:rsidR="003462DF" w:rsidRPr="0083108C">
        <w:t xml:space="preserve">xin </w:t>
      </w:r>
      <w:r w:rsidR="00B76584" w:rsidRPr="0083108C">
        <w:t xml:space="preserve">gửi </w:t>
      </w:r>
      <w:r w:rsidR="003462DF" w:rsidRPr="0083108C">
        <w:t xml:space="preserve">cảm ơn </w:t>
      </w:r>
      <w:r w:rsidR="00B76584" w:rsidRPr="0083108C">
        <w:t xml:space="preserve">tới </w:t>
      </w:r>
      <w:r w:rsidR="003462DF" w:rsidRPr="0083108C">
        <w:t>thầy Nguyễn Ngọc Tự</w:t>
      </w:r>
      <w:r w:rsidR="004517F1" w:rsidRPr="0083108C">
        <w:t>, người</w:t>
      </w:r>
      <w:r w:rsidR="003462DF" w:rsidRPr="0083108C">
        <w:t xml:space="preserve"> đã tận tình giảng dạy, giúp đỡ </w:t>
      </w:r>
      <w:r w:rsidR="00B76584" w:rsidRPr="0083108C">
        <w:t>nhóm</w:t>
      </w:r>
      <w:r w:rsidR="003462DF" w:rsidRPr="0083108C">
        <w:t xml:space="preserve"> trong suốt quá trình thực hiện đề tài. </w:t>
      </w:r>
      <w:r w:rsidR="004517F1" w:rsidRPr="0083108C">
        <w:t>Mỗi bài giảng của thầy đều giúp nhóm chúng em hiểu biết hơn về những vấn đề xung quanh và từ đó có thể đưa ra những vận dụng</w:t>
      </w:r>
      <w:r w:rsidR="00DC1033" w:rsidRPr="0083108C">
        <w:t xml:space="preserve"> thực tiễn</w:t>
      </w:r>
      <w:r w:rsidR="004517F1" w:rsidRPr="0083108C">
        <w:t xml:space="preserve"> trong </w:t>
      </w:r>
      <w:r w:rsidR="00DC1033" w:rsidRPr="0083108C">
        <w:t xml:space="preserve">cuộc sống. </w:t>
      </w:r>
      <w:r w:rsidR="003462DF" w:rsidRPr="0083108C">
        <w:t>Cảm ơn những chia sẻ</w:t>
      </w:r>
      <w:r w:rsidR="00DC1033" w:rsidRPr="0083108C">
        <w:t xml:space="preserve"> vô cùng</w:t>
      </w:r>
      <w:r w:rsidR="003462DF" w:rsidRPr="0083108C">
        <w:t xml:space="preserve"> quý báu</w:t>
      </w:r>
      <w:r w:rsidR="004517F1" w:rsidRPr="0083108C">
        <w:t xml:space="preserve"> </w:t>
      </w:r>
      <w:r w:rsidR="00B76584" w:rsidRPr="0083108C">
        <w:t>từ</w:t>
      </w:r>
      <w:r w:rsidR="003462DF" w:rsidRPr="0083108C">
        <w:t xml:space="preserve"> thầy</w:t>
      </w:r>
      <w:r w:rsidR="00DC1033" w:rsidRPr="0083108C">
        <w:t xml:space="preserve">, nhờ đó mà nhóm </w:t>
      </w:r>
      <w:r w:rsidR="003462DF" w:rsidRPr="0083108C">
        <w:t xml:space="preserve">đã có thêm </w:t>
      </w:r>
      <w:r w:rsidR="00B76584" w:rsidRPr="0083108C">
        <w:t xml:space="preserve">nhiều </w:t>
      </w:r>
      <w:r w:rsidR="003462DF" w:rsidRPr="0083108C">
        <w:t>kiến thức và kỹ năng cần thiết để thực hiện đồ án</w:t>
      </w:r>
      <w:r w:rsidR="00DC1033" w:rsidRPr="0083108C">
        <w:t xml:space="preserve"> lần này</w:t>
      </w:r>
      <w:r w:rsidR="003462DF" w:rsidRPr="0083108C">
        <w:t xml:space="preserve">. </w:t>
      </w:r>
    </w:p>
    <w:p w14:paraId="4E36A4EF" w14:textId="77777777" w:rsidR="00CD6DEC" w:rsidRPr="0083108C" w:rsidRDefault="00CD6DEC" w:rsidP="000E00BF">
      <w:pPr>
        <w:pStyle w:val="ListParagraph"/>
        <w:spacing w:after="120" w:line="360" w:lineRule="auto"/>
        <w:ind w:firstLine="720"/>
      </w:pPr>
    </w:p>
    <w:p w14:paraId="375A44D2" w14:textId="155E1A92" w:rsidR="0083108C" w:rsidRPr="0083108C" w:rsidRDefault="00B76584" w:rsidP="000E00BF">
      <w:pPr>
        <w:pStyle w:val="ListParagraph"/>
        <w:spacing w:after="120" w:line="360" w:lineRule="auto"/>
        <w:ind w:firstLine="720"/>
      </w:pPr>
      <w:r w:rsidRPr="0083108C">
        <w:t xml:space="preserve">Trong quá trình thực hiện đồ án, </w:t>
      </w:r>
      <w:r w:rsidR="004517F1" w:rsidRPr="0083108C">
        <w:t>bằng những kiến thức và k</w:t>
      </w:r>
      <w:r w:rsidR="00CA0795" w:rsidRPr="0083108C">
        <w:t>ỹ năng</w:t>
      </w:r>
      <w:r w:rsidR="004517F1" w:rsidRPr="0083108C">
        <w:t xml:space="preserve"> của mình, </w:t>
      </w:r>
      <w:r w:rsidRPr="0083108C">
        <w:t xml:space="preserve">nhóm </w:t>
      </w:r>
      <w:r w:rsidR="00C33404">
        <w:t>1</w:t>
      </w:r>
      <w:r w:rsidR="003462DF" w:rsidRPr="0083108C">
        <w:t xml:space="preserve"> đã </w:t>
      </w:r>
      <w:r w:rsidRPr="0083108C">
        <w:t>rất</w:t>
      </w:r>
      <w:r w:rsidR="003462DF" w:rsidRPr="0083108C">
        <w:t xml:space="preserve"> cố gắng </w:t>
      </w:r>
      <w:r w:rsidRPr="0083108C">
        <w:t xml:space="preserve">và nỗ lực hết mình để </w:t>
      </w:r>
      <w:r w:rsidR="003462DF" w:rsidRPr="0083108C">
        <w:t>hoàn thành thật tốt đề tài đã chọn</w:t>
      </w:r>
      <w:r w:rsidRPr="0083108C">
        <w:t>. Tuy nhiên,</w:t>
      </w:r>
      <w:r w:rsidR="00CA0795" w:rsidRPr="0083108C">
        <w:t xml:space="preserve"> vì kinh nghiệm còn hạn chế nên nhóm không thể tránh khỏi những sai sót.</w:t>
      </w:r>
      <w:r w:rsidRPr="0083108C">
        <w:t xml:space="preserve"> </w:t>
      </w:r>
      <w:r w:rsidR="00CA0795" w:rsidRPr="0083108C">
        <w:t>Rất m</w:t>
      </w:r>
      <w:r w:rsidR="003462DF" w:rsidRPr="0083108C">
        <w:t>ong thầy</w:t>
      </w:r>
      <w:r w:rsidR="00DC1033" w:rsidRPr="0083108C">
        <w:t xml:space="preserve"> </w:t>
      </w:r>
      <w:r w:rsidR="003462DF" w:rsidRPr="0083108C">
        <w:t>thông cảm</w:t>
      </w:r>
      <w:r w:rsidR="00CA0795" w:rsidRPr="0083108C">
        <w:t xml:space="preserve"> và chia sẻ những </w:t>
      </w:r>
      <w:r w:rsidR="003462DF" w:rsidRPr="0083108C">
        <w:t>góp ý để</w:t>
      </w:r>
      <w:r w:rsidRPr="0083108C">
        <w:t xml:space="preserve"> nhóm </w:t>
      </w:r>
      <w:r w:rsidR="00CA0795" w:rsidRPr="0083108C">
        <w:t xml:space="preserve">có thể chỉnh sửa và </w:t>
      </w:r>
      <w:r w:rsidR="003462DF" w:rsidRPr="0083108C">
        <w:t>hoàn thiện</w:t>
      </w:r>
      <w:r w:rsidR="00CA0795" w:rsidRPr="0083108C">
        <w:t xml:space="preserve"> đề tài</w:t>
      </w:r>
      <w:r w:rsidR="003462DF" w:rsidRPr="0083108C">
        <w:t xml:space="preserve"> hơn</w:t>
      </w:r>
      <w:r w:rsidRPr="0083108C">
        <w:t xml:space="preserve"> trong tương lai</w:t>
      </w:r>
      <w:r w:rsidR="003462DF" w:rsidRPr="0083108C">
        <w:t>.</w:t>
      </w:r>
      <w:r w:rsidRPr="0083108C">
        <w:t xml:space="preserve"> </w:t>
      </w:r>
      <w:r w:rsidR="004517F1" w:rsidRPr="0083108C">
        <w:t xml:space="preserve">Chúc thầy luôn nhiều sức khỏe và </w:t>
      </w:r>
      <w:r w:rsidR="0083108C" w:rsidRPr="0083108C">
        <w:t>tiếp tục chia sẻ thêm kiến thức bổ ích như vậy đến với các bạn sinh viên.</w:t>
      </w:r>
    </w:p>
    <w:p w14:paraId="56076DDA" w14:textId="1819A1F3" w:rsidR="003462DF" w:rsidRPr="0083108C" w:rsidRDefault="00B76584" w:rsidP="0083108C">
      <w:pPr>
        <w:ind w:left="720" w:firstLine="720"/>
        <w:rPr>
          <w:rFonts w:ascii="Times New Roman" w:hAnsi="Times New Roman" w:cs="Times New Roman"/>
          <w:lang w:val="en-US"/>
        </w:rPr>
      </w:pPr>
      <w:r w:rsidRPr="0083108C">
        <w:rPr>
          <w:rFonts w:ascii="Times New Roman" w:hAnsi="Times New Roman" w:cs="Times New Roman"/>
        </w:rPr>
        <w:t xml:space="preserve">Nhóm </w:t>
      </w:r>
      <w:r w:rsidR="00C33404">
        <w:rPr>
          <w:rFonts w:ascii="Times New Roman" w:hAnsi="Times New Roman" w:cs="Times New Roman"/>
          <w:lang w:val="en-US"/>
        </w:rPr>
        <w:t>1</w:t>
      </w:r>
      <w:r w:rsidRPr="0083108C">
        <w:rPr>
          <w:rFonts w:ascii="Times New Roman" w:hAnsi="Times New Roman" w:cs="Times New Roman"/>
        </w:rPr>
        <w:t xml:space="preserve"> x</w:t>
      </w:r>
      <w:r w:rsidR="003462DF" w:rsidRPr="0083108C">
        <w:rPr>
          <w:rFonts w:ascii="Times New Roman" w:hAnsi="Times New Roman" w:cs="Times New Roman"/>
        </w:rPr>
        <w:t>in chân thành cảm ơn</w:t>
      </w:r>
      <w:r w:rsidR="0083108C" w:rsidRPr="0083108C">
        <w:rPr>
          <w:rFonts w:ascii="Times New Roman" w:hAnsi="Times New Roman" w:cs="Times New Roman"/>
          <w:lang w:val="en-US"/>
        </w:rPr>
        <w:t>!</w:t>
      </w:r>
    </w:p>
    <w:p w14:paraId="23A1ED6D" w14:textId="3400836A" w:rsidR="00B9352D" w:rsidRPr="0083108C" w:rsidRDefault="00B9352D" w:rsidP="000E00BF">
      <w:pPr>
        <w:pStyle w:val="ListParagraph"/>
        <w:spacing w:after="120" w:line="360" w:lineRule="auto"/>
      </w:pPr>
    </w:p>
    <w:p w14:paraId="12BE5393" w14:textId="7BEBF335" w:rsidR="00B9352D" w:rsidRPr="0083108C" w:rsidRDefault="00B9352D" w:rsidP="000E00BF">
      <w:pPr>
        <w:pStyle w:val="ListParagraph"/>
        <w:spacing w:after="120" w:line="360" w:lineRule="auto"/>
        <w:ind w:left="4320" w:firstLine="720"/>
        <w:jc w:val="center"/>
        <w:rPr>
          <w:b/>
          <w:bCs/>
        </w:rPr>
      </w:pPr>
      <w:r w:rsidRPr="0083108C">
        <w:rPr>
          <w:b/>
          <w:bCs/>
        </w:rPr>
        <w:t>Nhóm thực hiện.</w:t>
      </w:r>
    </w:p>
    <w:p w14:paraId="5C09D65F" w14:textId="5BF5F07F" w:rsidR="00261B8F" w:rsidRPr="0083108C" w:rsidRDefault="00A75388" w:rsidP="000E00BF">
      <w:pPr>
        <w:pStyle w:val="Title"/>
        <w:spacing w:line="360" w:lineRule="auto"/>
        <w:rPr>
          <w:rFonts w:ascii="Times New Roman" w:hAnsi="Times New Roman" w:cs="Times New Roman"/>
        </w:rPr>
      </w:pPr>
      <w:r w:rsidRPr="0083108C">
        <w:rPr>
          <w:rFonts w:ascii="Times New Roman" w:hAnsi="Times New Roman" w:cs="Times New Roman"/>
        </w:rPr>
        <w:br w:type="page"/>
      </w:r>
    </w:p>
    <w:p w14:paraId="0071F0AE" w14:textId="77777777" w:rsidR="001F7810" w:rsidRPr="0083108C" w:rsidRDefault="001F7810" w:rsidP="000E00BF">
      <w:pPr>
        <w:pStyle w:val="Title"/>
        <w:spacing w:line="360" w:lineRule="auto"/>
        <w:rPr>
          <w:rFonts w:ascii="Times New Roman" w:hAnsi="Times New Roman" w:cs="Times New Roman"/>
        </w:rPr>
      </w:pPr>
      <w:r w:rsidRPr="0083108C">
        <w:rPr>
          <w:rFonts w:ascii="Times New Roman" w:hAnsi="Times New Roman" w:cs="Times New Roman"/>
        </w:rPr>
        <w:lastRenderedPageBreak/>
        <w:t>MỤC LỤC</w:t>
      </w:r>
    </w:p>
    <w:p w14:paraId="39910688" w14:textId="143F1EEC" w:rsidR="001F7810" w:rsidRPr="0083108C" w:rsidRDefault="001F7810" w:rsidP="004857C8">
      <w:pPr>
        <w:rPr>
          <w:rFonts w:ascii="Times New Roman" w:hAnsi="Times New Roman" w:cs="Times New Roman"/>
          <w:b/>
          <w:sz w:val="28"/>
          <w:szCs w:val="26"/>
        </w:rPr>
      </w:pPr>
    </w:p>
    <w:p w14:paraId="0BB469A0" w14:textId="77777777" w:rsidR="001F7810" w:rsidRPr="0083108C" w:rsidRDefault="001F7810" w:rsidP="004857C8">
      <w:pPr>
        <w:jc w:val="center"/>
        <w:rPr>
          <w:rFonts w:ascii="Times New Roman" w:hAnsi="Times New Roman" w:cs="Times New Roman"/>
          <w:b/>
          <w:sz w:val="28"/>
          <w:szCs w:val="26"/>
        </w:rPr>
      </w:pPr>
    </w:p>
    <w:p w14:paraId="2344C6EA" w14:textId="77777777" w:rsidR="001F7810" w:rsidRPr="0083108C" w:rsidRDefault="001F7810" w:rsidP="004857C8">
      <w:pPr>
        <w:jc w:val="center"/>
        <w:rPr>
          <w:rFonts w:ascii="Times New Roman" w:hAnsi="Times New Roman" w:cs="Times New Roman"/>
          <w:b/>
          <w:sz w:val="28"/>
          <w:szCs w:val="26"/>
        </w:rPr>
        <w:sectPr w:rsidR="001F7810" w:rsidRPr="0083108C" w:rsidSect="00745672">
          <w:pgSz w:w="11906" w:h="16838"/>
          <w:pgMar w:top="1701" w:right="1134" w:bottom="1985" w:left="1985" w:header="708" w:footer="708" w:gutter="0"/>
          <w:cols w:space="708"/>
          <w:docGrid w:linePitch="360"/>
        </w:sectPr>
      </w:pPr>
    </w:p>
    <w:p w14:paraId="208FC3CB" w14:textId="77777777" w:rsidR="0045053A" w:rsidRPr="0083108C" w:rsidRDefault="001F7810" w:rsidP="000E00BF">
      <w:pPr>
        <w:pStyle w:val="Title"/>
        <w:spacing w:line="360" w:lineRule="auto"/>
        <w:rPr>
          <w:rFonts w:ascii="Times New Roman" w:hAnsi="Times New Roman" w:cs="Times New Roman"/>
        </w:rPr>
      </w:pPr>
      <w:r w:rsidRPr="0083108C">
        <w:rPr>
          <w:rFonts w:ascii="Times New Roman" w:hAnsi="Times New Roman" w:cs="Times New Roman"/>
        </w:rPr>
        <w:lastRenderedPageBreak/>
        <w:t>DANH MỤC HÌNH</w:t>
      </w:r>
    </w:p>
    <w:p w14:paraId="157AC8FB" w14:textId="6C5F0491" w:rsidR="001F7810" w:rsidRPr="0083108C" w:rsidRDefault="001F7810" w:rsidP="004857C8">
      <w:pPr>
        <w:rPr>
          <w:rFonts w:ascii="Times New Roman" w:hAnsi="Times New Roman" w:cs="Times New Roman"/>
          <w:b/>
          <w:sz w:val="28"/>
          <w:szCs w:val="26"/>
        </w:rPr>
      </w:pPr>
    </w:p>
    <w:p w14:paraId="227CF6DD" w14:textId="77777777" w:rsidR="00745672" w:rsidRPr="0083108C" w:rsidRDefault="00745672" w:rsidP="004857C8">
      <w:pPr>
        <w:rPr>
          <w:rFonts w:ascii="Times New Roman" w:hAnsi="Times New Roman" w:cs="Times New Roman"/>
          <w:b/>
          <w:sz w:val="28"/>
          <w:szCs w:val="26"/>
        </w:rPr>
      </w:pPr>
    </w:p>
    <w:p w14:paraId="2F17402C" w14:textId="77777777" w:rsidR="001F7810" w:rsidRPr="0083108C" w:rsidRDefault="001F7810" w:rsidP="004857C8">
      <w:pPr>
        <w:rPr>
          <w:rFonts w:ascii="Times New Roman" w:hAnsi="Times New Roman" w:cs="Times New Roman"/>
          <w:b/>
          <w:sz w:val="28"/>
          <w:szCs w:val="26"/>
        </w:rPr>
        <w:sectPr w:rsidR="001F7810" w:rsidRPr="0083108C" w:rsidSect="00745672">
          <w:pgSz w:w="11906" w:h="16838"/>
          <w:pgMar w:top="1701" w:right="1134" w:bottom="1985" w:left="1985" w:header="708" w:footer="708" w:gutter="0"/>
          <w:cols w:space="708"/>
          <w:docGrid w:linePitch="360"/>
        </w:sectPr>
      </w:pPr>
    </w:p>
    <w:p w14:paraId="4B2C36DB" w14:textId="4504FB18" w:rsidR="00166004" w:rsidRDefault="00572585" w:rsidP="001F0F92">
      <w:pPr>
        <w:pStyle w:val="Title"/>
        <w:spacing w:line="360" w:lineRule="auto"/>
        <w:rPr>
          <w:rFonts w:ascii="Times New Roman" w:hAnsi="Times New Roman" w:cs="Times New Roman"/>
          <w:lang w:val="en-US"/>
        </w:rPr>
      </w:pPr>
      <w:r w:rsidRPr="0083108C">
        <w:rPr>
          <w:rFonts w:ascii="Times New Roman" w:hAnsi="Times New Roman" w:cs="Times New Roman"/>
        </w:rPr>
        <w:lastRenderedPageBreak/>
        <w:t>DANH MỤC TỪ VIẾT TẮ</w:t>
      </w:r>
      <w:r w:rsidR="001F0F92">
        <w:rPr>
          <w:rFonts w:ascii="Times New Roman" w:hAnsi="Times New Roman" w:cs="Times New Roman"/>
          <w:lang w:val="en-US"/>
        </w:rPr>
        <w:t>T</w:t>
      </w:r>
    </w:p>
    <w:p w14:paraId="06ACA0B1" w14:textId="20FC3D86" w:rsidR="001F0F92" w:rsidRDefault="001F0F92" w:rsidP="001F0F92">
      <w:pPr>
        <w:rPr>
          <w:lang w:val="en-US"/>
        </w:rPr>
      </w:pPr>
      <w:r>
        <w:rPr>
          <w:lang w:val="en-US"/>
        </w:rPr>
        <w:t>JWT: Json Web Token</w:t>
      </w:r>
    </w:p>
    <w:p w14:paraId="79F08CF6" w14:textId="071860BD" w:rsidR="001F0F92" w:rsidRDefault="001F0F92" w:rsidP="001F0F92">
      <w:pPr>
        <w:rPr>
          <w:lang w:val="en-US"/>
        </w:rPr>
      </w:pPr>
      <w:r>
        <w:rPr>
          <w:lang w:val="en-US"/>
        </w:rPr>
        <w:t>OT: Opaque Token</w:t>
      </w:r>
    </w:p>
    <w:p w14:paraId="3FA18CBE" w14:textId="5ACF56B1" w:rsidR="001F0F92" w:rsidRPr="001F0F92" w:rsidRDefault="001F0F92" w:rsidP="001F0F92">
      <w:pPr>
        <w:rPr>
          <w:lang w:val="en-US"/>
        </w:rPr>
      </w:pPr>
      <w:r>
        <w:rPr>
          <w:lang w:val="en-US"/>
        </w:rPr>
        <w:t xml:space="preserve">TLS: </w:t>
      </w:r>
      <w:r w:rsidR="00D35B9F">
        <w:rPr>
          <w:lang w:val="en-US"/>
        </w:rPr>
        <w:t>Transport Layer Securty</w:t>
      </w:r>
    </w:p>
    <w:p w14:paraId="6C855403" w14:textId="77777777" w:rsidR="00C05CE5" w:rsidRPr="0083108C" w:rsidRDefault="00C05CE5" w:rsidP="004857C8">
      <w:pPr>
        <w:rPr>
          <w:rFonts w:ascii="Times New Roman" w:hAnsi="Times New Roman" w:cs="Times New Roman"/>
          <w:b/>
          <w:sz w:val="28"/>
          <w:szCs w:val="26"/>
        </w:rPr>
      </w:pPr>
    </w:p>
    <w:p w14:paraId="211C1F83" w14:textId="77777777" w:rsidR="00C05CE5" w:rsidRPr="0083108C" w:rsidRDefault="00C05CE5" w:rsidP="004857C8">
      <w:pPr>
        <w:spacing w:after="0"/>
        <w:rPr>
          <w:rFonts w:ascii="Times New Roman" w:eastAsia="Times New Roman" w:hAnsi="Times New Roman" w:cs="Times New Roman"/>
          <w:b/>
          <w:szCs w:val="26"/>
        </w:rPr>
      </w:pPr>
    </w:p>
    <w:p w14:paraId="4EF19D4F" w14:textId="77777777" w:rsidR="00C05CE5" w:rsidRPr="0083108C" w:rsidRDefault="00C05CE5" w:rsidP="004857C8">
      <w:pPr>
        <w:spacing w:after="0"/>
        <w:jc w:val="center"/>
        <w:rPr>
          <w:rFonts w:ascii="Times New Roman" w:eastAsia="Times New Roman" w:hAnsi="Times New Roman" w:cs="Times New Roman"/>
          <w:b/>
          <w:szCs w:val="26"/>
        </w:rPr>
      </w:pPr>
    </w:p>
    <w:p w14:paraId="7474E04F" w14:textId="141702A1" w:rsidR="00CD6DEC" w:rsidRPr="0083108C" w:rsidRDefault="00CD6DEC" w:rsidP="000E00BF">
      <w:pPr>
        <w:spacing w:after="200"/>
        <w:rPr>
          <w:rFonts w:ascii="Times New Roman" w:hAnsi="Times New Roman" w:cs="Times New Roman"/>
          <w:lang w:val="en-US"/>
        </w:rPr>
      </w:pPr>
      <w:r w:rsidRPr="0083108C">
        <w:rPr>
          <w:rFonts w:ascii="Times New Roman" w:hAnsi="Times New Roman" w:cs="Times New Roman"/>
          <w:lang w:val="en-US"/>
        </w:rPr>
        <w:br w:type="page"/>
      </w:r>
    </w:p>
    <w:p w14:paraId="51CC8413" w14:textId="77777777" w:rsidR="00CD6DEC" w:rsidRPr="0083108C" w:rsidRDefault="00CD6DEC" w:rsidP="000E00BF">
      <w:pPr>
        <w:rPr>
          <w:rFonts w:ascii="Times New Roman" w:hAnsi="Times New Roman" w:cs="Times New Roman"/>
          <w:lang w:val="en-US"/>
        </w:rPr>
      </w:pPr>
    </w:p>
    <w:p w14:paraId="1FB97392" w14:textId="55128918" w:rsidR="00261B8F" w:rsidRPr="0083108C" w:rsidRDefault="00915312" w:rsidP="000E00BF">
      <w:pPr>
        <w:pStyle w:val="Heading1"/>
        <w:spacing w:before="0"/>
      </w:pPr>
      <w:bookmarkStart w:id="1" w:name="_Toc106823974"/>
      <w:r w:rsidRPr="0083108C">
        <w:rPr>
          <w:rStyle w:val="Heading1Char"/>
          <w:rFonts w:eastAsiaTheme="majorEastAsia"/>
          <w:b/>
          <w:bCs/>
        </w:rPr>
        <w:t>TỔNG</w:t>
      </w:r>
      <w:r w:rsidRPr="0083108C">
        <w:rPr>
          <w:bCs/>
        </w:rPr>
        <w:t xml:space="preserve"> QUAN</w:t>
      </w:r>
      <w:r w:rsidRPr="0083108C">
        <w:t xml:space="preserve"> ĐỀ TÀI</w:t>
      </w:r>
      <w:bookmarkEnd w:id="1"/>
    </w:p>
    <w:p w14:paraId="43224E43" w14:textId="41F14004" w:rsidR="0070225C" w:rsidRPr="0083108C" w:rsidRDefault="0070225C" w:rsidP="007E5BA0">
      <w:pPr>
        <w:pStyle w:val="Heading2"/>
        <w:rPr>
          <w:rFonts w:cs="Times New Roman"/>
          <w:lang w:val="en-US"/>
        </w:rPr>
      </w:pPr>
      <w:bookmarkStart w:id="2" w:name="_Toc106823975"/>
      <w:r w:rsidRPr="0083108C">
        <w:rPr>
          <w:rFonts w:cs="Times New Roman"/>
          <w:lang w:val="en-US"/>
        </w:rPr>
        <w:t>Giới thiệu:</w:t>
      </w:r>
      <w:bookmarkEnd w:id="2"/>
    </w:p>
    <w:p w14:paraId="67DE6E78" w14:textId="14A65C21" w:rsidR="0070225C" w:rsidRPr="0083108C" w:rsidRDefault="0070225C" w:rsidP="007E5BA0">
      <w:pPr>
        <w:pStyle w:val="ListParagraph"/>
        <w:numPr>
          <w:ilvl w:val="0"/>
          <w:numId w:val="68"/>
        </w:numPr>
        <w:spacing w:line="360" w:lineRule="auto"/>
      </w:pPr>
      <w:r w:rsidRPr="0083108C">
        <w:t>Tên đề tài:</w:t>
      </w:r>
      <w:r w:rsidR="00C33404">
        <w:t xml:space="preserve"> Authentication and authorization in microservice architecture</w:t>
      </w:r>
      <w:r w:rsidRPr="0083108C">
        <w:t>.</w:t>
      </w:r>
    </w:p>
    <w:p w14:paraId="6212F29D" w14:textId="4D598FCE" w:rsidR="00B65A8B" w:rsidRPr="0083108C" w:rsidRDefault="00B65A8B" w:rsidP="007E5BA0">
      <w:pPr>
        <w:pStyle w:val="ListParagraph"/>
        <w:numPr>
          <w:ilvl w:val="0"/>
          <w:numId w:val="68"/>
        </w:numPr>
        <w:spacing w:line="360" w:lineRule="auto"/>
      </w:pPr>
      <w:r w:rsidRPr="0083108C">
        <w:t>Tên môn học: Mật mã học (NT219</w:t>
      </w:r>
      <w:r w:rsidR="008F5959">
        <w:t>.N21.ANTN</w:t>
      </w:r>
      <w:r w:rsidRPr="0083108C">
        <w:t>)</w:t>
      </w:r>
    </w:p>
    <w:p w14:paraId="713427FC" w14:textId="610763BA" w:rsidR="0070225C" w:rsidRPr="0083108C" w:rsidRDefault="0070225C" w:rsidP="007E5BA0">
      <w:pPr>
        <w:pStyle w:val="ListParagraph"/>
        <w:numPr>
          <w:ilvl w:val="0"/>
          <w:numId w:val="68"/>
        </w:numPr>
        <w:spacing w:line="360" w:lineRule="auto"/>
      </w:pPr>
      <w:r w:rsidRPr="0083108C">
        <w:t xml:space="preserve">Nhóm sinh viên thực hiện - Nhóm 1 bao gồm </w:t>
      </w:r>
      <w:r w:rsidR="00C33404">
        <w:t>2</w:t>
      </w:r>
      <w:r w:rsidRPr="0083108C">
        <w:t xml:space="preserve"> thành viên:</w:t>
      </w:r>
    </w:p>
    <w:p w14:paraId="02874A53" w14:textId="6CD8A948" w:rsidR="0070225C" w:rsidRPr="0083108C" w:rsidRDefault="00C33404" w:rsidP="007E5BA0">
      <w:pPr>
        <w:pStyle w:val="ListParagraph"/>
        <w:numPr>
          <w:ilvl w:val="0"/>
          <w:numId w:val="69"/>
        </w:numPr>
        <w:spacing w:line="360" w:lineRule="auto"/>
      </w:pPr>
      <w:r>
        <w:t>Nguyễn Nhật Quân - 21522497</w:t>
      </w:r>
    </w:p>
    <w:p w14:paraId="0040B031" w14:textId="74FDA1B7" w:rsidR="0070225C" w:rsidRPr="0083108C" w:rsidRDefault="00C33404" w:rsidP="007E5BA0">
      <w:pPr>
        <w:pStyle w:val="ListParagraph"/>
        <w:numPr>
          <w:ilvl w:val="0"/>
          <w:numId w:val="69"/>
        </w:numPr>
        <w:spacing w:line="360" w:lineRule="auto"/>
      </w:pPr>
      <w:r>
        <w:t>Phạm Nguyễn Hải Anh - 21520586</w:t>
      </w:r>
    </w:p>
    <w:p w14:paraId="1CED94CF" w14:textId="1CB179D0" w:rsidR="007E5BA0" w:rsidRPr="0083108C" w:rsidRDefault="0070225C" w:rsidP="007E5BA0">
      <w:pPr>
        <w:pStyle w:val="ListParagraph"/>
        <w:numPr>
          <w:ilvl w:val="0"/>
          <w:numId w:val="70"/>
        </w:numPr>
        <w:spacing w:line="360" w:lineRule="auto"/>
      </w:pPr>
      <w:r w:rsidRPr="0083108C">
        <w:t xml:space="preserve">Phân chia công việc: </w:t>
      </w:r>
    </w:p>
    <w:tbl>
      <w:tblPr>
        <w:tblStyle w:val="TableGrid"/>
        <w:tblW w:w="9203" w:type="dxa"/>
        <w:jc w:val="center"/>
        <w:tblLook w:val="04A0" w:firstRow="1" w:lastRow="0" w:firstColumn="1" w:lastColumn="0" w:noHBand="0" w:noVBand="1"/>
      </w:tblPr>
      <w:tblGrid>
        <w:gridCol w:w="961"/>
        <w:gridCol w:w="5542"/>
        <w:gridCol w:w="2700"/>
      </w:tblGrid>
      <w:tr w:rsidR="00BF4A2A" w:rsidRPr="0083108C" w14:paraId="489525F7" w14:textId="77777777" w:rsidTr="007E5BA0">
        <w:trPr>
          <w:trHeight w:val="541"/>
          <w:jc w:val="center"/>
        </w:trPr>
        <w:tc>
          <w:tcPr>
            <w:tcW w:w="961" w:type="dxa"/>
            <w:vAlign w:val="center"/>
          </w:tcPr>
          <w:p w14:paraId="0B1DB454" w14:textId="2819DDEC" w:rsidR="00BF4A2A" w:rsidRPr="0083108C" w:rsidRDefault="00BF4A2A" w:rsidP="007E5BA0">
            <w:pPr>
              <w:jc w:val="center"/>
              <w:rPr>
                <w:rFonts w:ascii="Times New Roman" w:hAnsi="Times New Roman"/>
                <w:lang w:val="en-US"/>
              </w:rPr>
            </w:pPr>
            <w:r w:rsidRPr="0083108C">
              <w:rPr>
                <w:rFonts w:ascii="Times New Roman" w:hAnsi="Times New Roman"/>
                <w:lang w:val="en-US"/>
              </w:rPr>
              <w:t>STT</w:t>
            </w:r>
          </w:p>
        </w:tc>
        <w:tc>
          <w:tcPr>
            <w:tcW w:w="5542" w:type="dxa"/>
            <w:vAlign w:val="center"/>
          </w:tcPr>
          <w:p w14:paraId="0D9BB723" w14:textId="34A6A61F" w:rsidR="00BF4A2A" w:rsidRPr="0083108C" w:rsidRDefault="00BF4A2A" w:rsidP="007E5BA0">
            <w:pPr>
              <w:jc w:val="center"/>
              <w:rPr>
                <w:rFonts w:ascii="Times New Roman" w:hAnsi="Times New Roman"/>
                <w:lang w:val="en-US"/>
              </w:rPr>
            </w:pPr>
            <w:r w:rsidRPr="0083108C">
              <w:rPr>
                <w:rFonts w:ascii="Times New Roman" w:hAnsi="Times New Roman"/>
                <w:lang w:val="en-US"/>
              </w:rPr>
              <w:t>Nội dung công việc</w:t>
            </w:r>
          </w:p>
        </w:tc>
        <w:tc>
          <w:tcPr>
            <w:tcW w:w="2700" w:type="dxa"/>
            <w:vAlign w:val="center"/>
          </w:tcPr>
          <w:p w14:paraId="29CD6B2B" w14:textId="05DCE352" w:rsidR="00BF4A2A" w:rsidRPr="0083108C" w:rsidRDefault="00BF4A2A" w:rsidP="007E5BA0">
            <w:pPr>
              <w:jc w:val="center"/>
              <w:rPr>
                <w:rFonts w:ascii="Times New Roman" w:hAnsi="Times New Roman"/>
                <w:lang w:val="en-US"/>
              </w:rPr>
            </w:pPr>
            <w:r w:rsidRPr="0083108C">
              <w:rPr>
                <w:rFonts w:ascii="Times New Roman" w:hAnsi="Times New Roman"/>
                <w:lang w:val="en-US"/>
              </w:rPr>
              <w:t>Thành viên thực hiện</w:t>
            </w:r>
          </w:p>
        </w:tc>
      </w:tr>
      <w:tr w:rsidR="00BF4A2A" w:rsidRPr="0083108C" w14:paraId="723EF8E4" w14:textId="77777777" w:rsidTr="007E5BA0">
        <w:trPr>
          <w:trHeight w:val="541"/>
          <w:jc w:val="center"/>
        </w:trPr>
        <w:tc>
          <w:tcPr>
            <w:tcW w:w="961" w:type="dxa"/>
            <w:vAlign w:val="center"/>
          </w:tcPr>
          <w:p w14:paraId="1CDE4A4D" w14:textId="223C1453" w:rsidR="00BF4A2A" w:rsidRPr="0083108C" w:rsidRDefault="00BF4A2A" w:rsidP="007E5BA0">
            <w:pPr>
              <w:jc w:val="center"/>
              <w:rPr>
                <w:rFonts w:ascii="Times New Roman" w:hAnsi="Times New Roman"/>
                <w:lang w:val="en-US"/>
              </w:rPr>
            </w:pPr>
            <w:r w:rsidRPr="0083108C">
              <w:rPr>
                <w:rFonts w:ascii="Times New Roman" w:hAnsi="Times New Roman"/>
                <w:lang w:val="en-US"/>
              </w:rPr>
              <w:t>1</w:t>
            </w:r>
          </w:p>
        </w:tc>
        <w:tc>
          <w:tcPr>
            <w:tcW w:w="5542" w:type="dxa"/>
            <w:vAlign w:val="center"/>
          </w:tcPr>
          <w:p w14:paraId="16D53016" w14:textId="0AED6372" w:rsidR="00BF4A2A" w:rsidRPr="0083108C" w:rsidRDefault="00BF4A2A" w:rsidP="007E5BA0">
            <w:pPr>
              <w:jc w:val="center"/>
              <w:rPr>
                <w:rFonts w:ascii="Times New Roman" w:hAnsi="Times New Roman"/>
                <w:lang w:val="en-US"/>
              </w:rPr>
            </w:pPr>
            <w:r w:rsidRPr="0083108C">
              <w:rPr>
                <w:rFonts w:ascii="Times New Roman" w:hAnsi="Times New Roman"/>
                <w:lang w:val="en-US"/>
              </w:rPr>
              <w:t>Lựa chọn đề tài, tìm kiếm bài báo tham khảo</w:t>
            </w:r>
          </w:p>
        </w:tc>
        <w:tc>
          <w:tcPr>
            <w:tcW w:w="2700" w:type="dxa"/>
            <w:vAlign w:val="center"/>
          </w:tcPr>
          <w:p w14:paraId="0BA273BE" w14:textId="0BB3899A" w:rsidR="00BF4A2A" w:rsidRPr="0083108C" w:rsidRDefault="00BF4A2A" w:rsidP="007E5BA0">
            <w:pPr>
              <w:jc w:val="center"/>
              <w:rPr>
                <w:rFonts w:ascii="Times New Roman" w:hAnsi="Times New Roman"/>
                <w:lang w:val="en-US"/>
              </w:rPr>
            </w:pPr>
            <w:r w:rsidRPr="0083108C">
              <w:rPr>
                <w:rFonts w:ascii="Times New Roman" w:hAnsi="Times New Roman"/>
                <w:lang w:val="en-US"/>
              </w:rPr>
              <w:t>Cả nhóm</w:t>
            </w:r>
          </w:p>
        </w:tc>
      </w:tr>
      <w:tr w:rsidR="00BF4A2A" w:rsidRPr="0083108C" w14:paraId="25464C96" w14:textId="77777777" w:rsidTr="007E5BA0">
        <w:trPr>
          <w:trHeight w:val="541"/>
          <w:jc w:val="center"/>
        </w:trPr>
        <w:tc>
          <w:tcPr>
            <w:tcW w:w="961" w:type="dxa"/>
            <w:vAlign w:val="center"/>
          </w:tcPr>
          <w:p w14:paraId="2F173E11" w14:textId="2410D1BA" w:rsidR="00BF4A2A" w:rsidRPr="0083108C" w:rsidRDefault="008F5959" w:rsidP="007E5BA0">
            <w:pPr>
              <w:jc w:val="center"/>
              <w:rPr>
                <w:rFonts w:ascii="Times New Roman" w:hAnsi="Times New Roman"/>
                <w:lang w:val="en-US"/>
              </w:rPr>
            </w:pPr>
            <w:r>
              <w:rPr>
                <w:rFonts w:ascii="Times New Roman" w:hAnsi="Times New Roman"/>
                <w:lang w:val="en-US"/>
              </w:rPr>
              <w:t>2</w:t>
            </w:r>
          </w:p>
        </w:tc>
        <w:tc>
          <w:tcPr>
            <w:tcW w:w="5542" w:type="dxa"/>
            <w:vAlign w:val="center"/>
          </w:tcPr>
          <w:p w14:paraId="29B4D9CF" w14:textId="26B625D1" w:rsidR="00BF4A2A" w:rsidRPr="0083108C" w:rsidRDefault="00BF4A2A" w:rsidP="007E5BA0">
            <w:pPr>
              <w:jc w:val="center"/>
              <w:rPr>
                <w:rFonts w:ascii="Times New Roman" w:hAnsi="Times New Roman"/>
                <w:lang w:val="en-US"/>
              </w:rPr>
            </w:pPr>
            <w:r w:rsidRPr="0083108C">
              <w:rPr>
                <w:rFonts w:ascii="Times New Roman" w:hAnsi="Times New Roman"/>
                <w:lang w:val="en-US"/>
              </w:rPr>
              <w:t xml:space="preserve">Tìm hiểu về ngữ cảnh và </w:t>
            </w:r>
            <w:r w:rsidR="008F5959">
              <w:rPr>
                <w:rFonts w:ascii="Times New Roman" w:hAnsi="Times New Roman"/>
                <w:lang w:val="en-US"/>
              </w:rPr>
              <w:t>JWT</w:t>
            </w:r>
          </w:p>
        </w:tc>
        <w:tc>
          <w:tcPr>
            <w:tcW w:w="2700" w:type="dxa"/>
            <w:vAlign w:val="center"/>
          </w:tcPr>
          <w:p w14:paraId="1A14A68E" w14:textId="1D4EB4B8" w:rsidR="00BF4A2A" w:rsidRPr="0083108C" w:rsidRDefault="008F5959" w:rsidP="007E5BA0">
            <w:pPr>
              <w:jc w:val="center"/>
              <w:rPr>
                <w:rFonts w:ascii="Times New Roman" w:hAnsi="Times New Roman"/>
                <w:lang w:val="en-US"/>
              </w:rPr>
            </w:pPr>
            <w:r>
              <w:rPr>
                <w:rFonts w:ascii="Times New Roman" w:hAnsi="Times New Roman"/>
                <w:lang w:val="en-US"/>
              </w:rPr>
              <w:t>Hải Anh</w:t>
            </w:r>
          </w:p>
        </w:tc>
      </w:tr>
      <w:tr w:rsidR="00BF4A2A" w:rsidRPr="0083108C" w14:paraId="7065DDFB" w14:textId="77777777" w:rsidTr="008F5959">
        <w:trPr>
          <w:trHeight w:val="593"/>
          <w:jc w:val="center"/>
        </w:trPr>
        <w:tc>
          <w:tcPr>
            <w:tcW w:w="961" w:type="dxa"/>
            <w:vAlign w:val="center"/>
          </w:tcPr>
          <w:p w14:paraId="70C8A5F7" w14:textId="2AA32C93" w:rsidR="00BF4A2A" w:rsidRPr="0083108C" w:rsidRDefault="008F5959" w:rsidP="007E5BA0">
            <w:pPr>
              <w:jc w:val="center"/>
              <w:rPr>
                <w:rFonts w:ascii="Times New Roman" w:hAnsi="Times New Roman"/>
                <w:lang w:val="en-US"/>
              </w:rPr>
            </w:pPr>
            <w:r>
              <w:rPr>
                <w:rFonts w:ascii="Times New Roman" w:hAnsi="Times New Roman"/>
                <w:lang w:val="en-US"/>
              </w:rPr>
              <w:t>3</w:t>
            </w:r>
          </w:p>
        </w:tc>
        <w:tc>
          <w:tcPr>
            <w:tcW w:w="5542" w:type="dxa"/>
            <w:vAlign w:val="center"/>
          </w:tcPr>
          <w:p w14:paraId="5C93E832" w14:textId="43CDE253" w:rsidR="00BF4A2A" w:rsidRPr="0083108C" w:rsidRDefault="00BF4A2A" w:rsidP="007E5BA0">
            <w:pPr>
              <w:jc w:val="center"/>
              <w:rPr>
                <w:rFonts w:ascii="Times New Roman" w:hAnsi="Times New Roman"/>
                <w:lang w:val="en-US"/>
              </w:rPr>
            </w:pPr>
            <w:r w:rsidRPr="0083108C">
              <w:rPr>
                <w:rFonts w:ascii="Times New Roman" w:hAnsi="Times New Roman"/>
                <w:lang w:val="en-US"/>
              </w:rPr>
              <w:t xml:space="preserve">Tìm hiểu chung và code </w:t>
            </w:r>
            <w:r w:rsidR="008F5959">
              <w:rPr>
                <w:rFonts w:ascii="Times New Roman" w:hAnsi="Times New Roman"/>
                <w:lang w:val="en-US"/>
              </w:rPr>
              <w:t>microservice, JWT</w:t>
            </w:r>
            <w:r w:rsidR="003C7655">
              <w:rPr>
                <w:rFonts w:ascii="Times New Roman" w:hAnsi="Times New Roman"/>
                <w:lang w:val="en-US"/>
              </w:rPr>
              <w:t xml:space="preserve">, </w:t>
            </w:r>
            <w:r w:rsidR="00E148E3">
              <w:rPr>
                <w:rFonts w:ascii="Times New Roman" w:hAnsi="Times New Roman"/>
                <w:lang w:val="en-US"/>
              </w:rPr>
              <w:t>chứng chỉ</w:t>
            </w:r>
          </w:p>
        </w:tc>
        <w:tc>
          <w:tcPr>
            <w:tcW w:w="2700" w:type="dxa"/>
            <w:vAlign w:val="center"/>
          </w:tcPr>
          <w:p w14:paraId="313F9C8F" w14:textId="0E3AD5EA" w:rsidR="00BF4A2A" w:rsidRPr="0083108C" w:rsidRDefault="008F5959" w:rsidP="007E5BA0">
            <w:pPr>
              <w:jc w:val="center"/>
              <w:rPr>
                <w:rFonts w:ascii="Times New Roman" w:hAnsi="Times New Roman"/>
                <w:lang w:val="en-US"/>
              </w:rPr>
            </w:pPr>
            <w:r>
              <w:rPr>
                <w:rFonts w:ascii="Times New Roman" w:hAnsi="Times New Roman"/>
                <w:lang w:val="en-US"/>
              </w:rPr>
              <w:t>Nhật Quân</w:t>
            </w:r>
          </w:p>
        </w:tc>
      </w:tr>
      <w:tr w:rsidR="00BF4A2A" w:rsidRPr="0083108C" w14:paraId="714361A3" w14:textId="77777777" w:rsidTr="007E5BA0">
        <w:trPr>
          <w:trHeight w:val="541"/>
          <w:jc w:val="center"/>
        </w:trPr>
        <w:tc>
          <w:tcPr>
            <w:tcW w:w="961" w:type="dxa"/>
            <w:vAlign w:val="center"/>
          </w:tcPr>
          <w:p w14:paraId="5F886E52" w14:textId="66CD6735" w:rsidR="00BF4A2A" w:rsidRPr="0083108C" w:rsidRDefault="008F5959" w:rsidP="007E5BA0">
            <w:pPr>
              <w:jc w:val="center"/>
              <w:rPr>
                <w:rFonts w:ascii="Times New Roman" w:hAnsi="Times New Roman"/>
                <w:lang w:val="en-US"/>
              </w:rPr>
            </w:pPr>
            <w:r>
              <w:rPr>
                <w:rFonts w:ascii="Times New Roman" w:hAnsi="Times New Roman"/>
                <w:lang w:val="en-US"/>
              </w:rPr>
              <w:t>4</w:t>
            </w:r>
          </w:p>
        </w:tc>
        <w:tc>
          <w:tcPr>
            <w:tcW w:w="5542" w:type="dxa"/>
            <w:vAlign w:val="center"/>
          </w:tcPr>
          <w:p w14:paraId="0FFD320F" w14:textId="73B0CED6" w:rsidR="00BF4A2A" w:rsidRPr="0083108C" w:rsidRDefault="0047660F" w:rsidP="007E5BA0">
            <w:pPr>
              <w:jc w:val="center"/>
              <w:rPr>
                <w:rFonts w:ascii="Times New Roman" w:hAnsi="Times New Roman"/>
                <w:lang w:val="en-US"/>
              </w:rPr>
            </w:pPr>
            <w:r w:rsidRPr="0083108C">
              <w:rPr>
                <w:rFonts w:ascii="Times New Roman" w:hAnsi="Times New Roman"/>
                <w:lang w:val="en-US"/>
              </w:rPr>
              <w:t xml:space="preserve">Góp ý thực hiện, </w:t>
            </w:r>
            <w:r w:rsidR="00EB705A">
              <w:rPr>
                <w:rFonts w:ascii="Times New Roman" w:hAnsi="Times New Roman"/>
                <w:lang w:val="en-US"/>
              </w:rPr>
              <w:t>deploy</w:t>
            </w:r>
          </w:p>
        </w:tc>
        <w:tc>
          <w:tcPr>
            <w:tcW w:w="2700" w:type="dxa"/>
            <w:vAlign w:val="center"/>
          </w:tcPr>
          <w:p w14:paraId="7F761CFF" w14:textId="5E76A5E8" w:rsidR="00BF4A2A" w:rsidRPr="0083108C" w:rsidRDefault="008F5959" w:rsidP="007E5BA0">
            <w:pPr>
              <w:jc w:val="center"/>
              <w:rPr>
                <w:rFonts w:ascii="Times New Roman" w:hAnsi="Times New Roman"/>
                <w:lang w:val="en-US"/>
              </w:rPr>
            </w:pPr>
            <w:r>
              <w:rPr>
                <w:rFonts w:ascii="Times New Roman" w:hAnsi="Times New Roman"/>
                <w:lang w:val="en-US"/>
              </w:rPr>
              <w:t>Hải Anh</w:t>
            </w:r>
          </w:p>
        </w:tc>
      </w:tr>
      <w:tr w:rsidR="00BF4A2A" w:rsidRPr="0083108C" w14:paraId="5C382215" w14:textId="77777777" w:rsidTr="007E5BA0">
        <w:trPr>
          <w:trHeight w:val="541"/>
          <w:jc w:val="center"/>
        </w:trPr>
        <w:tc>
          <w:tcPr>
            <w:tcW w:w="961" w:type="dxa"/>
            <w:vAlign w:val="center"/>
          </w:tcPr>
          <w:p w14:paraId="67894917" w14:textId="3E72987C" w:rsidR="00BF4A2A" w:rsidRPr="0083108C" w:rsidRDefault="008F5959" w:rsidP="007E5BA0">
            <w:pPr>
              <w:jc w:val="center"/>
              <w:rPr>
                <w:rFonts w:ascii="Times New Roman" w:hAnsi="Times New Roman"/>
                <w:lang w:val="en-US"/>
              </w:rPr>
            </w:pPr>
            <w:r>
              <w:rPr>
                <w:rFonts w:ascii="Times New Roman" w:hAnsi="Times New Roman"/>
                <w:lang w:val="en-US"/>
              </w:rPr>
              <w:t>5</w:t>
            </w:r>
          </w:p>
        </w:tc>
        <w:tc>
          <w:tcPr>
            <w:tcW w:w="5542" w:type="dxa"/>
            <w:vAlign w:val="center"/>
          </w:tcPr>
          <w:p w14:paraId="18C5F011" w14:textId="49E678BB" w:rsidR="00BF4A2A" w:rsidRPr="0083108C" w:rsidRDefault="00BF4A2A" w:rsidP="007E5BA0">
            <w:pPr>
              <w:jc w:val="center"/>
              <w:rPr>
                <w:rFonts w:ascii="Times New Roman" w:hAnsi="Times New Roman"/>
                <w:lang w:val="en-US"/>
              </w:rPr>
            </w:pPr>
            <w:r w:rsidRPr="0083108C">
              <w:rPr>
                <w:rFonts w:ascii="Times New Roman" w:hAnsi="Times New Roman"/>
                <w:lang w:val="en-US"/>
              </w:rPr>
              <w:t>Làm slide thuyết trình</w:t>
            </w:r>
          </w:p>
        </w:tc>
        <w:tc>
          <w:tcPr>
            <w:tcW w:w="2700" w:type="dxa"/>
            <w:vAlign w:val="center"/>
          </w:tcPr>
          <w:p w14:paraId="7C97878D" w14:textId="5568A163" w:rsidR="00BF4A2A" w:rsidRPr="0083108C" w:rsidRDefault="008F5959" w:rsidP="007E5BA0">
            <w:pPr>
              <w:jc w:val="center"/>
              <w:rPr>
                <w:rFonts w:ascii="Times New Roman" w:hAnsi="Times New Roman"/>
                <w:lang w:val="en-US"/>
              </w:rPr>
            </w:pPr>
            <w:r>
              <w:rPr>
                <w:rFonts w:ascii="Times New Roman" w:hAnsi="Times New Roman"/>
                <w:lang w:val="en-US"/>
              </w:rPr>
              <w:t>Hải Anh</w:t>
            </w:r>
          </w:p>
        </w:tc>
      </w:tr>
      <w:tr w:rsidR="00BF4A2A" w:rsidRPr="0083108C" w14:paraId="2CEDC11F" w14:textId="77777777" w:rsidTr="007E5BA0">
        <w:trPr>
          <w:trHeight w:val="529"/>
          <w:jc w:val="center"/>
        </w:trPr>
        <w:tc>
          <w:tcPr>
            <w:tcW w:w="961" w:type="dxa"/>
            <w:vAlign w:val="center"/>
          </w:tcPr>
          <w:p w14:paraId="73E742C7" w14:textId="28D772E2" w:rsidR="00BF4A2A" w:rsidRPr="0083108C" w:rsidRDefault="008F5959" w:rsidP="007E5BA0">
            <w:pPr>
              <w:jc w:val="center"/>
              <w:rPr>
                <w:rFonts w:ascii="Times New Roman" w:hAnsi="Times New Roman"/>
                <w:lang w:val="en-US"/>
              </w:rPr>
            </w:pPr>
            <w:r>
              <w:rPr>
                <w:rFonts w:ascii="Times New Roman" w:hAnsi="Times New Roman"/>
                <w:lang w:val="en-US"/>
              </w:rPr>
              <w:t>6</w:t>
            </w:r>
          </w:p>
        </w:tc>
        <w:tc>
          <w:tcPr>
            <w:tcW w:w="5542" w:type="dxa"/>
            <w:vAlign w:val="center"/>
          </w:tcPr>
          <w:p w14:paraId="09F9BEF0" w14:textId="649B32E0" w:rsidR="00BF4A2A" w:rsidRPr="0083108C" w:rsidRDefault="00BF4A2A" w:rsidP="007E5BA0">
            <w:pPr>
              <w:jc w:val="center"/>
              <w:rPr>
                <w:rFonts w:ascii="Times New Roman" w:hAnsi="Times New Roman"/>
                <w:lang w:val="en-US"/>
              </w:rPr>
            </w:pPr>
            <w:r w:rsidRPr="0083108C">
              <w:rPr>
                <w:rFonts w:ascii="Times New Roman" w:hAnsi="Times New Roman"/>
                <w:lang w:val="en-US"/>
              </w:rPr>
              <w:t xml:space="preserve">Viết </w:t>
            </w:r>
            <w:r w:rsidR="0047660F" w:rsidRPr="0083108C">
              <w:rPr>
                <w:rFonts w:ascii="Times New Roman" w:hAnsi="Times New Roman"/>
                <w:lang w:val="en-US"/>
              </w:rPr>
              <w:t>report cuối kỳ</w:t>
            </w:r>
          </w:p>
        </w:tc>
        <w:tc>
          <w:tcPr>
            <w:tcW w:w="2700" w:type="dxa"/>
            <w:vAlign w:val="center"/>
          </w:tcPr>
          <w:p w14:paraId="4D1EAD5E" w14:textId="2C78491A" w:rsidR="00BF4A2A" w:rsidRPr="0083108C" w:rsidRDefault="0047660F" w:rsidP="007E5BA0">
            <w:pPr>
              <w:jc w:val="center"/>
              <w:rPr>
                <w:rFonts w:ascii="Times New Roman" w:hAnsi="Times New Roman"/>
                <w:lang w:val="en-US"/>
              </w:rPr>
            </w:pPr>
            <w:r w:rsidRPr="0083108C">
              <w:rPr>
                <w:rFonts w:ascii="Times New Roman" w:hAnsi="Times New Roman"/>
                <w:lang w:val="en-US"/>
              </w:rPr>
              <w:t>Cả nhóm</w:t>
            </w:r>
          </w:p>
        </w:tc>
      </w:tr>
    </w:tbl>
    <w:p w14:paraId="28936A21" w14:textId="67F1F97E" w:rsidR="00C05CE5" w:rsidRPr="0083108C" w:rsidRDefault="00981C8B" w:rsidP="007E5BA0">
      <w:pPr>
        <w:pStyle w:val="Heading2"/>
        <w:spacing w:before="0"/>
        <w:rPr>
          <w:rFonts w:eastAsia="Times New Roman" w:cs="Times New Roman"/>
          <w:lang w:val="en-US"/>
        </w:rPr>
      </w:pPr>
      <w:bookmarkStart w:id="3" w:name="_Toc106823976"/>
      <w:r w:rsidRPr="0083108C">
        <w:rPr>
          <w:rFonts w:eastAsia="Times New Roman" w:cs="Times New Roman"/>
          <w:lang w:val="en-US"/>
        </w:rPr>
        <w:t>Ngữ cảnh ứng dụng</w:t>
      </w:r>
      <w:r w:rsidR="007078D0" w:rsidRPr="0083108C">
        <w:rPr>
          <w:rFonts w:eastAsia="Times New Roman" w:cs="Times New Roman"/>
          <w:lang w:val="en-US"/>
        </w:rPr>
        <w:t xml:space="preserve"> của đề tài</w:t>
      </w:r>
      <w:bookmarkEnd w:id="3"/>
    </w:p>
    <w:p w14:paraId="38748407" w14:textId="7B8E32C7" w:rsidR="007078D0" w:rsidRPr="0083108C" w:rsidRDefault="00101347" w:rsidP="007E5BA0">
      <w:pPr>
        <w:pStyle w:val="BodyText"/>
        <w:numPr>
          <w:ilvl w:val="0"/>
          <w:numId w:val="48"/>
        </w:numPr>
        <w:spacing w:line="360" w:lineRule="auto"/>
        <w:rPr>
          <w:rFonts w:ascii="Times New Roman" w:hAnsi="Times New Roman"/>
          <w:sz w:val="26"/>
          <w:szCs w:val="26"/>
        </w:rPr>
      </w:pPr>
      <w:r w:rsidRPr="00101347">
        <w:rPr>
          <w:rFonts w:ascii="Times New Roman" w:hAnsi="Times New Roman"/>
          <w:sz w:val="26"/>
          <w:szCs w:val="26"/>
        </w:rPr>
        <w:t>Trong thời đại công nghệ hiện đại, việc phát triển các ứng dụng phần mềm phức tạp đang đặt ra nhiều thách thức đáng kể. Kiến trúc microservice đã nổi lên như một giải pháp linh hoạt và mạnh mẽ, giúp giải quyết các vấn đề này và mang đến sự linh hoạt, mở rộng và bảo trì dễ dàng hơn. Mô hình microservice architecture tạo ra một hệ thống linh hoạt và dễ mở rộng, cho phép các nhóm phát triển tập trung vào từng phần nhỏ của ứng dụng mà không ảnh hưởng đến các thành phần khác.</w:t>
      </w:r>
    </w:p>
    <w:p w14:paraId="1BB3CACC" w14:textId="1F06DE79" w:rsidR="00D14BE4" w:rsidRPr="0083108C" w:rsidRDefault="00607B7B" w:rsidP="000E00BF">
      <w:pPr>
        <w:pStyle w:val="BodyText"/>
        <w:ind w:left="360"/>
        <w:rPr>
          <w:rFonts w:ascii="Times New Roman" w:hAnsi="Times New Roman"/>
          <w:sz w:val="26"/>
          <w:szCs w:val="26"/>
        </w:rPr>
      </w:pPr>
      <w:r>
        <w:rPr>
          <w:noProof/>
        </w:rPr>
        <w:lastRenderedPageBreak/>
        <w:drawing>
          <wp:inline distT="0" distB="0" distL="0" distR="0" wp14:anchorId="58DB7B43" wp14:editId="10C68E1B">
            <wp:extent cx="5579745" cy="2256155"/>
            <wp:effectExtent l="0" t="0" r="0" b="0"/>
            <wp:docPr id="1481143375" name="Picture 1481143375" descr="Microservice architecture style - Azure Architecture Center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 architecture style - Azure Architecture Center | Microsoft  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256155"/>
                    </a:xfrm>
                    <a:prstGeom prst="rect">
                      <a:avLst/>
                    </a:prstGeom>
                    <a:noFill/>
                    <a:ln>
                      <a:noFill/>
                    </a:ln>
                  </pic:spPr>
                </pic:pic>
              </a:graphicData>
            </a:graphic>
          </wp:inline>
        </w:drawing>
      </w:r>
    </w:p>
    <w:p w14:paraId="57B7E912" w14:textId="455E3B37" w:rsidR="007F5632" w:rsidRPr="0083108C" w:rsidRDefault="002408FB" w:rsidP="00607B7B">
      <w:pPr>
        <w:pStyle w:val="Caption"/>
      </w:pPr>
      <w:bookmarkStart w:id="4" w:name="_Toc106821204"/>
      <w:r w:rsidRPr="0083108C">
        <w:rPr>
          <w:rFonts w:cs="Times New Roman"/>
        </w:rPr>
        <w:t xml:space="preserve">Hình </w:t>
      </w:r>
      <w:r w:rsidR="00BC5AE9" w:rsidRPr="0083108C">
        <w:rPr>
          <w:rFonts w:cs="Times New Roman"/>
        </w:rPr>
        <w:fldChar w:fldCharType="begin"/>
      </w:r>
      <w:r w:rsidR="00BC5AE9" w:rsidRPr="0083108C">
        <w:rPr>
          <w:rFonts w:cs="Times New Roman"/>
        </w:rPr>
        <w:instrText xml:space="preserve"> SEQ Hình \* ARABIC </w:instrText>
      </w:r>
      <w:r w:rsidR="00BC5AE9" w:rsidRPr="0083108C">
        <w:rPr>
          <w:rFonts w:cs="Times New Roman"/>
        </w:rPr>
        <w:fldChar w:fldCharType="separate"/>
      </w:r>
      <w:r w:rsidR="00FD7307" w:rsidRPr="0083108C">
        <w:rPr>
          <w:rFonts w:cs="Times New Roman"/>
          <w:noProof/>
        </w:rPr>
        <w:t>1</w:t>
      </w:r>
      <w:r w:rsidR="00BC5AE9" w:rsidRPr="0083108C">
        <w:rPr>
          <w:rFonts w:cs="Times New Roman"/>
          <w:noProof/>
        </w:rPr>
        <w:fldChar w:fldCharType="end"/>
      </w:r>
      <w:r w:rsidRPr="0083108C">
        <w:rPr>
          <w:rFonts w:cs="Times New Roman"/>
          <w:lang w:val="en-US"/>
        </w:rPr>
        <w:t xml:space="preserve">:  </w:t>
      </w:r>
      <w:r w:rsidRPr="0083108C">
        <w:rPr>
          <w:rFonts w:cs="Times New Roman"/>
          <w:iCs/>
          <w:szCs w:val="26"/>
        </w:rPr>
        <w:t>Minh họa cho</w:t>
      </w:r>
      <w:bookmarkEnd w:id="4"/>
      <w:r w:rsidR="00607B7B">
        <w:rPr>
          <w:rFonts w:cs="Times New Roman"/>
          <w:iCs/>
          <w:szCs w:val="26"/>
          <w:lang w:val="en-US"/>
        </w:rPr>
        <w:t xml:space="preserve"> microservice architecture</w:t>
      </w:r>
    </w:p>
    <w:p w14:paraId="617A3CB7" w14:textId="037F678B" w:rsidR="00C05CE5" w:rsidRPr="0083108C" w:rsidRDefault="00981C8B" w:rsidP="000E00BF">
      <w:pPr>
        <w:pStyle w:val="Heading2"/>
        <w:spacing w:before="0"/>
        <w:rPr>
          <w:rFonts w:cs="Times New Roman"/>
          <w:lang w:val="en-US"/>
        </w:rPr>
      </w:pPr>
      <w:bookmarkStart w:id="5" w:name="_Toc106808479"/>
      <w:bookmarkStart w:id="6" w:name="_Toc106808556"/>
      <w:bookmarkStart w:id="7" w:name="_Toc106816865"/>
      <w:bookmarkStart w:id="8" w:name="_Toc106816994"/>
      <w:bookmarkStart w:id="9" w:name="_Toc106817726"/>
      <w:bookmarkStart w:id="10" w:name="_Toc106817808"/>
      <w:bookmarkStart w:id="11" w:name="_Toc106818173"/>
      <w:bookmarkStart w:id="12" w:name="_Toc106808480"/>
      <w:bookmarkStart w:id="13" w:name="_Toc106808557"/>
      <w:bookmarkStart w:id="14" w:name="_Toc106816866"/>
      <w:bookmarkStart w:id="15" w:name="_Toc106816995"/>
      <w:bookmarkStart w:id="16" w:name="_Toc106817727"/>
      <w:bookmarkStart w:id="17" w:name="_Toc106817809"/>
      <w:bookmarkStart w:id="18" w:name="_Toc106818174"/>
      <w:bookmarkStart w:id="19" w:name="_Toc106808481"/>
      <w:bookmarkStart w:id="20" w:name="_Toc106808558"/>
      <w:bookmarkStart w:id="21" w:name="_Toc106816867"/>
      <w:bookmarkStart w:id="22" w:name="_Toc106816996"/>
      <w:bookmarkStart w:id="23" w:name="_Toc106817728"/>
      <w:bookmarkStart w:id="24" w:name="_Toc106817810"/>
      <w:bookmarkStart w:id="25" w:name="_Toc106818175"/>
      <w:bookmarkStart w:id="26" w:name="_Toc10682397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83108C">
        <w:rPr>
          <w:rFonts w:cs="Times New Roman"/>
          <w:lang w:val="en-US"/>
        </w:rPr>
        <w:t>Các bên liên quan</w:t>
      </w:r>
      <w:bookmarkEnd w:id="26"/>
    </w:p>
    <w:p w14:paraId="29782E6B" w14:textId="7062F535" w:rsidR="00126A4E" w:rsidRPr="0083108C" w:rsidRDefault="007078D0" w:rsidP="000E00BF">
      <w:pPr>
        <w:pStyle w:val="Heading3"/>
        <w:spacing w:before="0"/>
        <w:rPr>
          <w:rFonts w:ascii="Times New Roman" w:hAnsi="Times New Roman" w:cs="Times New Roman"/>
          <w:lang w:val="en-US"/>
        </w:rPr>
      </w:pPr>
      <w:bookmarkStart w:id="27" w:name="_Toc106823978"/>
      <w:r w:rsidRPr="0083108C">
        <w:rPr>
          <w:rFonts w:ascii="Times New Roman" w:hAnsi="Times New Roman" w:cs="Times New Roman"/>
          <w:lang w:val="en-US"/>
        </w:rPr>
        <w:t xml:space="preserve">Sơ đồ </w:t>
      </w:r>
      <w:r w:rsidR="00034C3D" w:rsidRPr="0083108C">
        <w:rPr>
          <w:rFonts w:ascii="Times New Roman" w:hAnsi="Times New Roman" w:cs="Times New Roman"/>
        </w:rPr>
        <w:t xml:space="preserve">hệ thống ứng dụng </w:t>
      </w:r>
      <w:bookmarkEnd w:id="27"/>
      <w:r w:rsidR="00137005">
        <w:rPr>
          <w:rFonts w:ascii="Times New Roman" w:hAnsi="Times New Roman" w:cs="Times New Roman"/>
          <w:lang w:val="en-US"/>
        </w:rPr>
        <w:t>microservice</w:t>
      </w:r>
      <w:r w:rsidR="00034C3D" w:rsidRPr="0083108C" w:rsidDel="007078D0">
        <w:rPr>
          <w:rFonts w:ascii="Times New Roman" w:hAnsi="Times New Roman" w:cs="Times New Roman"/>
          <w:lang w:val="en-US"/>
        </w:rPr>
        <w:t xml:space="preserve"> </w:t>
      </w:r>
    </w:p>
    <w:p w14:paraId="5F60C6B7" w14:textId="118816D6" w:rsidR="007078D0" w:rsidRPr="00F9526F" w:rsidRDefault="00F9526F" w:rsidP="00F9526F">
      <w:pPr>
        <w:jc w:val="center"/>
        <w:rPr>
          <w:rFonts w:ascii="Times New Roman" w:hAnsi="Times New Roman" w:cs="Times New Roman"/>
          <w:lang w:val="en-US"/>
        </w:rPr>
      </w:pPr>
      <w:r w:rsidRPr="00F9526F">
        <w:rPr>
          <w:rFonts w:ascii="Times New Roman" w:hAnsi="Times New Roman" w:cs="Times New Roman"/>
          <w:noProof/>
          <w:lang w:val="en-US"/>
        </w:rPr>
        <w:drawing>
          <wp:inline distT="0" distB="0" distL="0" distR="0" wp14:anchorId="2CE0D19B" wp14:editId="080BB686">
            <wp:extent cx="5579745" cy="2328545"/>
            <wp:effectExtent l="0" t="0" r="1905" b="0"/>
            <wp:docPr id="194340272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02725" name="Picture 1" descr="A picture containing text, screenshot, diagram, font&#10;&#10;Description automatically generated"/>
                    <pic:cNvPicPr/>
                  </pic:nvPicPr>
                  <pic:blipFill>
                    <a:blip r:embed="rId12"/>
                    <a:stretch>
                      <a:fillRect/>
                    </a:stretch>
                  </pic:blipFill>
                  <pic:spPr>
                    <a:xfrm>
                      <a:off x="0" y="0"/>
                      <a:ext cx="5579745" cy="2328545"/>
                    </a:xfrm>
                    <a:prstGeom prst="rect">
                      <a:avLst/>
                    </a:prstGeom>
                  </pic:spPr>
                </pic:pic>
              </a:graphicData>
            </a:graphic>
          </wp:inline>
        </w:drawing>
      </w:r>
    </w:p>
    <w:p w14:paraId="1EB43A94" w14:textId="1B0F83E7" w:rsidR="007078D0" w:rsidRPr="00137005" w:rsidRDefault="00990C20" w:rsidP="000E00BF">
      <w:pPr>
        <w:pStyle w:val="Caption"/>
        <w:rPr>
          <w:rFonts w:cs="Times New Roman"/>
          <w:iCs/>
          <w:lang w:val="en-US"/>
        </w:rPr>
      </w:pPr>
      <w:bookmarkStart w:id="28" w:name="_Toc106821206"/>
      <w:r w:rsidRPr="0083108C">
        <w:rPr>
          <w:rFonts w:cs="Times New Roman"/>
        </w:rPr>
        <w:t xml:space="preserve">Hình </w:t>
      </w:r>
      <w:r w:rsidR="005F6C75">
        <w:rPr>
          <w:rFonts w:cs="Times New Roman"/>
          <w:lang w:val="en-US"/>
        </w:rPr>
        <w:t>2</w:t>
      </w:r>
      <w:r w:rsidR="007078D0" w:rsidRPr="0083108C">
        <w:rPr>
          <w:rFonts w:cs="Times New Roman"/>
          <w:iCs/>
        </w:rPr>
        <w:t xml:space="preserve">: Sơ đồ các bên liên quan trong mô hình </w:t>
      </w:r>
      <w:bookmarkEnd w:id="28"/>
      <w:r w:rsidR="00137005">
        <w:rPr>
          <w:rFonts w:cs="Times New Roman"/>
          <w:iCs/>
          <w:lang w:val="en-US"/>
        </w:rPr>
        <w:t>microservice architecture</w:t>
      </w:r>
    </w:p>
    <w:p w14:paraId="41B73BB5" w14:textId="0E40E30B" w:rsidR="007078D0" w:rsidRPr="0083108C" w:rsidRDefault="007078D0" w:rsidP="000E00BF">
      <w:pPr>
        <w:pStyle w:val="Heading3"/>
        <w:spacing w:before="0"/>
        <w:rPr>
          <w:rFonts w:ascii="Times New Roman" w:hAnsi="Times New Roman" w:cs="Times New Roman"/>
          <w:lang w:val="en-US"/>
        </w:rPr>
      </w:pPr>
      <w:bookmarkStart w:id="29" w:name="_Toc106823979"/>
      <w:r w:rsidRPr="0083108C">
        <w:rPr>
          <w:rFonts w:ascii="Times New Roman" w:hAnsi="Times New Roman" w:cs="Times New Roman"/>
          <w:lang w:val="en-US"/>
        </w:rPr>
        <w:t>Chi tiết các bên liên quan.</w:t>
      </w:r>
      <w:bookmarkEnd w:id="29"/>
    </w:p>
    <w:p w14:paraId="6EE0C050" w14:textId="45F8B17F" w:rsidR="00034C3D" w:rsidRPr="0083108C" w:rsidRDefault="00137005" w:rsidP="000E00BF">
      <w:pPr>
        <w:pStyle w:val="ListParagraph"/>
        <w:numPr>
          <w:ilvl w:val="0"/>
          <w:numId w:val="53"/>
        </w:numPr>
        <w:spacing w:after="120" w:line="360" w:lineRule="auto"/>
        <w:jc w:val="left"/>
      </w:pPr>
      <w:r>
        <w:t>Người dùng cuối (users)</w:t>
      </w:r>
      <w:r w:rsidR="0083639F">
        <w:t xml:space="preserve">: Truy cập tới </w:t>
      </w:r>
      <w:r w:rsidR="00D66BCE">
        <w:t xml:space="preserve">server </w:t>
      </w:r>
      <w:r w:rsidR="0083639F">
        <w:t>từ máy tính và điện thoại</w:t>
      </w:r>
    </w:p>
    <w:p w14:paraId="3F3EC236" w14:textId="6C677EF5" w:rsidR="00034C3D" w:rsidRDefault="00137005" w:rsidP="000E00BF">
      <w:pPr>
        <w:pStyle w:val="ListParagraph"/>
        <w:numPr>
          <w:ilvl w:val="0"/>
          <w:numId w:val="53"/>
        </w:numPr>
        <w:spacing w:after="120" w:line="360" w:lineRule="auto"/>
        <w:jc w:val="left"/>
      </w:pPr>
      <w:r>
        <w:t xml:space="preserve">API Gateway: Chuyển các resquest của người dùng đến từng </w:t>
      </w:r>
      <w:r w:rsidR="00BA36E3">
        <w:t>micro</w:t>
      </w:r>
      <w:r>
        <w:t xml:space="preserve">service phù </w:t>
      </w:r>
      <w:r w:rsidR="00BA36E3">
        <w:t>hợp, trả</w:t>
      </w:r>
      <w:r>
        <w:t xml:space="preserve"> </w:t>
      </w:r>
      <w:r w:rsidR="00BA36E3">
        <w:t>response lại cho người dùng từ các microservices.</w:t>
      </w:r>
    </w:p>
    <w:p w14:paraId="623A8728" w14:textId="18537B2A" w:rsidR="00BA36E3" w:rsidRDefault="00BA36E3" w:rsidP="000E00BF">
      <w:pPr>
        <w:pStyle w:val="ListParagraph"/>
        <w:numPr>
          <w:ilvl w:val="0"/>
          <w:numId w:val="53"/>
        </w:numPr>
        <w:spacing w:after="120" w:line="360" w:lineRule="auto"/>
        <w:jc w:val="left"/>
      </w:pPr>
      <w:r>
        <w:t>Auth service: Xác thực người dùng qua username và password nhận được từ API Gateway sau đó trả về token để người dùng truy cập vào các tài nguyên của hệ thống.</w:t>
      </w:r>
    </w:p>
    <w:p w14:paraId="453D1E87" w14:textId="4FCE87CC" w:rsidR="00BA36E3" w:rsidRDefault="00BA36E3" w:rsidP="000E00BF">
      <w:pPr>
        <w:pStyle w:val="ListParagraph"/>
        <w:numPr>
          <w:ilvl w:val="0"/>
          <w:numId w:val="53"/>
        </w:numPr>
        <w:spacing w:after="120" w:line="360" w:lineRule="auto"/>
        <w:jc w:val="left"/>
      </w:pPr>
      <w:r>
        <w:lastRenderedPageBreak/>
        <w:t>Task services: các microservices làm từng nhiệm vụ riêng biệt được người dùng yêu cầu qua token.</w:t>
      </w:r>
    </w:p>
    <w:p w14:paraId="49780542" w14:textId="64209B92" w:rsidR="00BA36E3" w:rsidRPr="0083108C" w:rsidRDefault="00735020" w:rsidP="000E00BF">
      <w:pPr>
        <w:pStyle w:val="ListParagraph"/>
        <w:numPr>
          <w:ilvl w:val="0"/>
          <w:numId w:val="53"/>
        </w:numPr>
        <w:spacing w:after="120" w:line="360" w:lineRule="auto"/>
        <w:jc w:val="left"/>
      </w:pPr>
      <w:r>
        <w:t>C</w:t>
      </w:r>
      <w:r w:rsidR="00BA36E3" w:rsidRPr="00BA36E3">
        <w:t>ertificate authority (CA)</w:t>
      </w:r>
      <w:r w:rsidR="00BA36E3">
        <w:t>: bên thứ 3 cung cấp certificate cho hệ thống.</w:t>
      </w:r>
    </w:p>
    <w:p w14:paraId="6D428BCA" w14:textId="5AD50C9F" w:rsidR="00034C3D" w:rsidRPr="0083108C" w:rsidRDefault="00034C3D" w:rsidP="000E00BF">
      <w:pPr>
        <w:pStyle w:val="ListParagraph"/>
        <w:numPr>
          <w:ilvl w:val="0"/>
          <w:numId w:val="53"/>
        </w:numPr>
        <w:spacing w:after="120" w:line="360" w:lineRule="auto"/>
        <w:jc w:val="left"/>
      </w:pPr>
      <w:r w:rsidRPr="0083108C">
        <w:t>Attacker.</w:t>
      </w:r>
    </w:p>
    <w:p w14:paraId="58F49641" w14:textId="167AF247" w:rsidR="00D8251D" w:rsidRPr="0083108C" w:rsidRDefault="00981C8B" w:rsidP="00F63F77">
      <w:pPr>
        <w:pStyle w:val="Heading2"/>
        <w:spacing w:before="0"/>
        <w:rPr>
          <w:rFonts w:cs="Times New Roman"/>
          <w:lang w:val="en-US"/>
        </w:rPr>
      </w:pPr>
      <w:bookmarkStart w:id="30" w:name="_Toc106805524"/>
      <w:bookmarkStart w:id="31" w:name="_Toc106808485"/>
      <w:bookmarkStart w:id="32" w:name="_Toc106808562"/>
      <w:bookmarkStart w:id="33" w:name="_Toc106816871"/>
      <w:bookmarkStart w:id="34" w:name="_Toc106817000"/>
      <w:bookmarkStart w:id="35" w:name="_Toc106817732"/>
      <w:bookmarkStart w:id="36" w:name="_Toc106817814"/>
      <w:bookmarkStart w:id="37" w:name="_Toc106818179"/>
      <w:bookmarkStart w:id="38" w:name="_Toc106823980"/>
      <w:bookmarkEnd w:id="30"/>
      <w:bookmarkEnd w:id="31"/>
      <w:bookmarkEnd w:id="32"/>
      <w:bookmarkEnd w:id="33"/>
      <w:bookmarkEnd w:id="34"/>
      <w:bookmarkEnd w:id="35"/>
      <w:bookmarkEnd w:id="36"/>
      <w:bookmarkEnd w:id="37"/>
      <w:r w:rsidRPr="0083108C">
        <w:rPr>
          <w:rFonts w:cs="Times New Roman"/>
          <w:lang w:val="en-US"/>
        </w:rPr>
        <w:t xml:space="preserve">Các </w:t>
      </w:r>
      <w:r w:rsidR="00034C3D" w:rsidRPr="0083108C">
        <w:rPr>
          <w:rFonts w:cs="Times New Roman"/>
          <w:lang w:val="en-US"/>
        </w:rPr>
        <w:t xml:space="preserve">giả thuyết đặt ra và các </w:t>
      </w:r>
      <w:r w:rsidRPr="0083108C">
        <w:rPr>
          <w:rFonts w:cs="Times New Roman"/>
          <w:lang w:val="en-US"/>
        </w:rPr>
        <w:t>yêu cầu về bảo m</w:t>
      </w:r>
      <w:r w:rsidR="00754E46" w:rsidRPr="0083108C">
        <w:rPr>
          <w:rFonts w:cs="Times New Roman"/>
          <w:lang w:val="en-US"/>
        </w:rPr>
        <w:t>ật</w:t>
      </w:r>
      <w:bookmarkEnd w:id="38"/>
    </w:p>
    <w:p w14:paraId="03E057A2" w14:textId="66F80967" w:rsidR="00034C3D" w:rsidRPr="0083108C" w:rsidRDefault="00034C3D" w:rsidP="000E00BF">
      <w:pPr>
        <w:pStyle w:val="Heading3"/>
        <w:spacing w:before="0"/>
        <w:rPr>
          <w:rFonts w:ascii="Times New Roman" w:hAnsi="Times New Roman" w:cs="Times New Roman"/>
          <w:lang w:val="en-US"/>
        </w:rPr>
      </w:pPr>
      <w:bookmarkStart w:id="39" w:name="_Toc106823981"/>
      <w:r w:rsidRPr="0083108C">
        <w:rPr>
          <w:rFonts w:ascii="Times New Roman" w:hAnsi="Times New Roman" w:cs="Times New Roman"/>
          <w:lang w:val="en-US"/>
        </w:rPr>
        <w:t>Các giải thuyết đặt ra</w:t>
      </w:r>
      <w:bookmarkEnd w:id="39"/>
    </w:p>
    <w:p w14:paraId="461B466C" w14:textId="562AEE7D" w:rsidR="004857C8" w:rsidRPr="0083108C" w:rsidRDefault="00CE3BA2" w:rsidP="000E00BF">
      <w:pPr>
        <w:pStyle w:val="NoiDung"/>
        <w:numPr>
          <w:ilvl w:val="0"/>
          <w:numId w:val="54"/>
        </w:numPr>
        <w:spacing w:line="276" w:lineRule="auto"/>
        <w:rPr>
          <w:rFonts w:ascii="Times New Roman" w:hAnsi="Times New Roman" w:cs="Times New Roman"/>
        </w:rPr>
      </w:pPr>
      <w:r>
        <w:rPr>
          <w:rFonts w:ascii="Times New Roman" w:hAnsi="Times New Roman" w:cs="Times New Roman"/>
        </w:rPr>
        <w:t>Server được đặt trên cloud, không nên tin tưởng hoàn toàn (semi-trusted).</w:t>
      </w:r>
    </w:p>
    <w:p w14:paraId="0E476C18" w14:textId="556C0D8C" w:rsidR="004857C8" w:rsidRPr="0083108C" w:rsidRDefault="00EB705A" w:rsidP="000E00BF">
      <w:pPr>
        <w:pStyle w:val="NoiDung"/>
        <w:numPr>
          <w:ilvl w:val="0"/>
          <w:numId w:val="54"/>
        </w:numPr>
        <w:spacing w:line="276" w:lineRule="auto"/>
        <w:rPr>
          <w:rFonts w:ascii="Times New Roman" w:hAnsi="Times New Roman" w:cs="Times New Roman"/>
        </w:rPr>
      </w:pPr>
      <w:r>
        <w:rPr>
          <w:rFonts w:ascii="Times New Roman" w:hAnsi="Times New Roman" w:cs="Times New Roman"/>
        </w:rPr>
        <w:t xml:space="preserve">Kẻ tấn công có thể truy cập vào hệ thống </w:t>
      </w:r>
      <w:r w:rsidR="000D3F4B">
        <w:rPr>
          <w:rFonts w:ascii="Times New Roman" w:hAnsi="Times New Roman" w:cs="Times New Roman"/>
        </w:rPr>
        <w:t>và có thể can thiệp đường truyền</w:t>
      </w:r>
      <w:r>
        <w:rPr>
          <w:rFonts w:ascii="Times New Roman" w:hAnsi="Times New Roman" w:cs="Times New Roman"/>
        </w:rPr>
        <w:t>.</w:t>
      </w:r>
    </w:p>
    <w:p w14:paraId="548DA4E2" w14:textId="4F4FFEE4" w:rsidR="00034C3D" w:rsidRPr="0083108C" w:rsidRDefault="00E83111" w:rsidP="000E00BF">
      <w:pPr>
        <w:pStyle w:val="Heading3"/>
        <w:spacing w:before="0"/>
        <w:rPr>
          <w:rFonts w:ascii="Times New Roman" w:hAnsi="Times New Roman" w:cs="Times New Roman"/>
          <w:lang w:val="en-US"/>
        </w:rPr>
      </w:pPr>
      <w:bookmarkStart w:id="40" w:name="_Toc106823982"/>
      <w:r w:rsidRPr="0083108C">
        <w:rPr>
          <w:rFonts w:ascii="Times New Roman" w:hAnsi="Times New Roman" w:cs="Times New Roman"/>
          <w:lang w:val="en-US"/>
        </w:rPr>
        <w:t>Các yêu cầu về bảo mật</w:t>
      </w:r>
      <w:bookmarkEnd w:id="40"/>
    </w:p>
    <w:p w14:paraId="091BAE7A" w14:textId="663F8764" w:rsidR="00E83111" w:rsidRPr="0083108C" w:rsidRDefault="00A43E51" w:rsidP="000E00BF">
      <w:pPr>
        <w:pStyle w:val="ListParagraph"/>
        <w:numPr>
          <w:ilvl w:val="0"/>
          <w:numId w:val="55"/>
        </w:numPr>
        <w:spacing w:after="120" w:line="360" w:lineRule="auto"/>
        <w:jc w:val="left"/>
      </w:pPr>
      <w:r>
        <w:t>Xác thực và phân quyền: xác thực chính xác người dùng của hệ thống và phần quyền cho phép truy cập vào đúng tài nguyên của họ.</w:t>
      </w:r>
    </w:p>
    <w:p w14:paraId="4AF24E1D" w14:textId="68996C48" w:rsidR="00E83111" w:rsidRPr="0083108C" w:rsidRDefault="00A43E51" w:rsidP="000E00BF">
      <w:pPr>
        <w:pStyle w:val="ListParagraph"/>
        <w:numPr>
          <w:ilvl w:val="0"/>
          <w:numId w:val="55"/>
        </w:numPr>
        <w:spacing w:after="120" w:line="360" w:lineRule="auto"/>
        <w:jc w:val="left"/>
      </w:pPr>
      <w:r>
        <w:t>Bảo mật đường truyền: bảo vệ dữ liệu được truyền đi bằng TLS.</w:t>
      </w:r>
    </w:p>
    <w:p w14:paraId="01EB788D" w14:textId="2FEC9B5C" w:rsidR="007F4B40" w:rsidRPr="0083108C" w:rsidRDefault="00D14BE4" w:rsidP="000E00BF">
      <w:pPr>
        <w:pStyle w:val="Heading2"/>
        <w:rPr>
          <w:rFonts w:cs="Times New Roman"/>
          <w:lang w:val="en-US"/>
        </w:rPr>
      </w:pPr>
      <w:bookmarkStart w:id="41" w:name="_Toc106818183"/>
      <w:bookmarkStart w:id="42" w:name="_Toc106816876"/>
      <w:bookmarkStart w:id="43" w:name="_Toc106817005"/>
      <w:bookmarkStart w:id="44" w:name="_Toc106817737"/>
      <w:bookmarkStart w:id="45" w:name="_Toc106817819"/>
      <w:bookmarkStart w:id="46" w:name="_Toc106818184"/>
      <w:bookmarkStart w:id="47" w:name="_Toc106816877"/>
      <w:bookmarkStart w:id="48" w:name="_Toc106817006"/>
      <w:bookmarkStart w:id="49" w:name="_Toc106817738"/>
      <w:bookmarkStart w:id="50" w:name="_Toc106817820"/>
      <w:bookmarkStart w:id="51" w:name="_Toc106818185"/>
      <w:bookmarkStart w:id="52" w:name="_Toc106816878"/>
      <w:bookmarkStart w:id="53" w:name="_Toc106817007"/>
      <w:bookmarkStart w:id="54" w:name="_Toc106817739"/>
      <w:bookmarkStart w:id="55" w:name="_Toc106817821"/>
      <w:bookmarkStart w:id="56" w:name="_Toc106818186"/>
      <w:bookmarkStart w:id="57" w:name="_Toc367742567"/>
      <w:bookmarkStart w:id="58" w:name="_Toc106823983"/>
      <w:bookmarkStart w:id="59" w:name="_Toc140297269"/>
      <w:bookmarkStart w:id="60" w:name="_Toc142813558"/>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83108C">
        <w:rPr>
          <w:rFonts w:cs="Times New Roman"/>
          <w:lang w:val="en-US"/>
        </w:rPr>
        <w:t>Các mối đe dọa</w:t>
      </w:r>
      <w:bookmarkStart w:id="61" w:name="_Toc106817740"/>
      <w:bookmarkEnd w:id="57"/>
      <w:bookmarkEnd w:id="58"/>
      <w:bookmarkEnd w:id="61"/>
    </w:p>
    <w:p w14:paraId="0A00AA7D" w14:textId="0474F0CA" w:rsidR="00E83111" w:rsidRPr="0083108C" w:rsidRDefault="00FB3331" w:rsidP="000E00BF">
      <w:pPr>
        <w:pStyle w:val="Heading3"/>
        <w:rPr>
          <w:rFonts w:ascii="Times New Roman" w:hAnsi="Times New Roman" w:cs="Times New Roman"/>
        </w:rPr>
      </w:pPr>
      <w:r>
        <w:rPr>
          <w:rFonts w:ascii="Times New Roman" w:hAnsi="Times New Roman" w:cs="Times New Roman"/>
          <w:lang w:val="en-US"/>
        </w:rPr>
        <w:t>Tấn công giả mạo (</w:t>
      </w:r>
      <w:r w:rsidR="00B848DB">
        <w:rPr>
          <w:rFonts w:ascii="Times New Roman" w:hAnsi="Times New Roman" w:cs="Times New Roman"/>
          <w:lang w:val="en-US"/>
        </w:rPr>
        <w:t>Spoofing</w:t>
      </w:r>
      <w:r>
        <w:rPr>
          <w:rFonts w:ascii="Times New Roman" w:hAnsi="Times New Roman" w:cs="Times New Roman"/>
          <w:lang w:val="en-US"/>
        </w:rPr>
        <w:t xml:space="preserve"> attack)</w:t>
      </w:r>
    </w:p>
    <w:p w14:paraId="5E0ECA9E" w14:textId="0A12FBA6" w:rsidR="00E83111" w:rsidRPr="0083108C" w:rsidRDefault="00FB3331" w:rsidP="000E00BF">
      <w:pPr>
        <w:pStyle w:val="BodyText"/>
        <w:numPr>
          <w:ilvl w:val="0"/>
          <w:numId w:val="59"/>
        </w:numPr>
        <w:spacing w:line="360" w:lineRule="auto"/>
        <w:ind w:right="-288"/>
        <w:rPr>
          <w:rFonts w:ascii="Times New Roman" w:hAnsi="Times New Roman"/>
          <w:sz w:val="26"/>
          <w:szCs w:val="26"/>
        </w:rPr>
      </w:pPr>
      <w:r w:rsidRPr="00FB3331">
        <w:rPr>
          <w:rFonts w:ascii="Times New Roman" w:hAnsi="Times New Roman"/>
          <w:sz w:val="26"/>
          <w:szCs w:val="26"/>
        </w:rPr>
        <w:t>Tấn công qua các dịch vụ ủy quyền: Trong một môi trường microservice, các dịch vụ có thể sử dụng các phương pháp ủy quyền để xác thực và truy cập vào các tài nguyên khác. Kẻ tấn công có thể giả mạo một dịch vụ ủy quyền và gửi yêu cầu giả mạo để lừa đảo người dùng cung cấp thông tin xác thực hoặc token truy cập.</w:t>
      </w:r>
    </w:p>
    <w:p w14:paraId="40DB89ED" w14:textId="7164BE54" w:rsidR="00FB3331" w:rsidRDefault="00FB3331" w:rsidP="000E00BF">
      <w:pPr>
        <w:pStyle w:val="BodyText"/>
        <w:numPr>
          <w:ilvl w:val="0"/>
          <w:numId w:val="59"/>
        </w:numPr>
        <w:spacing w:line="360" w:lineRule="auto"/>
        <w:ind w:right="-288"/>
        <w:rPr>
          <w:rFonts w:ascii="Times New Roman" w:hAnsi="Times New Roman"/>
          <w:sz w:val="26"/>
          <w:szCs w:val="26"/>
        </w:rPr>
      </w:pPr>
      <w:r w:rsidRPr="00FB3331">
        <w:rPr>
          <w:rFonts w:ascii="Times New Roman" w:hAnsi="Times New Roman"/>
          <w:sz w:val="26"/>
          <w:szCs w:val="26"/>
        </w:rPr>
        <w:t>Tấn công qua các API gateway: API gateway thường được sử dụng trong kiến trúc microservice để quản lý và bảo vệ các API. Kẻ tấn công có thể tạo ra một trang web giả mạo với mục đích lừa đảo người dùng truy cập vào một API giả mạo thông qua API gateway. Điều này có thể dẫn đến việc tiết lộ thông tin xác thực hoặc tấn công vào các dịch vụ phía sau API</w:t>
      </w:r>
      <w:r>
        <w:rPr>
          <w:rFonts w:ascii="Times New Roman" w:hAnsi="Times New Roman"/>
          <w:sz w:val="26"/>
          <w:szCs w:val="26"/>
        </w:rPr>
        <w:t xml:space="preserve"> gateway.</w:t>
      </w:r>
    </w:p>
    <w:p w14:paraId="787FEC4E" w14:textId="55320CEF" w:rsidR="00E83111" w:rsidRPr="0083108C" w:rsidRDefault="00FB3331" w:rsidP="000E00BF">
      <w:pPr>
        <w:pStyle w:val="BodyText"/>
        <w:numPr>
          <w:ilvl w:val="0"/>
          <w:numId w:val="59"/>
        </w:numPr>
        <w:spacing w:line="360" w:lineRule="auto"/>
        <w:ind w:right="-288"/>
        <w:rPr>
          <w:rFonts w:ascii="Times New Roman" w:hAnsi="Times New Roman"/>
          <w:sz w:val="26"/>
          <w:szCs w:val="26"/>
        </w:rPr>
      </w:pPr>
      <w:r w:rsidRPr="00FB3331">
        <w:rPr>
          <w:rFonts w:ascii="Times New Roman" w:hAnsi="Times New Roman"/>
          <w:sz w:val="26"/>
          <w:szCs w:val="26"/>
        </w:rPr>
        <w:t xml:space="preserve">Tấn công thông qua hệ thống quản lý người dùng: Trong một môi trường microservice, việc quản lý và xác thực người dùng thường được thực hiện thông qua một hệ thống quản lý người dùng chung. Kẻ tấn công có thể tạo ra một trang </w:t>
      </w:r>
      <w:r w:rsidRPr="00FB3331">
        <w:rPr>
          <w:rFonts w:ascii="Times New Roman" w:hAnsi="Times New Roman"/>
          <w:sz w:val="26"/>
          <w:szCs w:val="26"/>
        </w:rPr>
        <w:lastRenderedPageBreak/>
        <w:t>đăng nhập giả mạo, với mục đích lừa đảo người dùng nhập thông tin đăng nhập của họ. Khi người dùng cung cấp thông tin đăng nhập, kẻ tấn công có thể sử dụng nó để truy cập trái phép vào các dịch vụ microservice.</w:t>
      </w:r>
    </w:p>
    <w:p w14:paraId="5E997587" w14:textId="36540D00" w:rsidR="00E83111" w:rsidRPr="0083108C" w:rsidRDefault="00FB3331" w:rsidP="000E00BF">
      <w:pPr>
        <w:pStyle w:val="Heading3"/>
        <w:spacing w:before="0"/>
        <w:rPr>
          <w:rFonts w:ascii="Times New Roman" w:hAnsi="Times New Roman" w:cs="Times New Roman"/>
        </w:rPr>
      </w:pPr>
      <w:r>
        <w:rPr>
          <w:rFonts w:ascii="Times New Roman" w:hAnsi="Times New Roman" w:cs="Times New Roman"/>
          <w:lang w:val="en-US"/>
        </w:rPr>
        <w:t xml:space="preserve">Man-in-the-middle attack </w:t>
      </w:r>
      <w:r w:rsidR="00D3513B">
        <w:rPr>
          <w:rFonts w:ascii="Times New Roman" w:hAnsi="Times New Roman" w:cs="Times New Roman"/>
          <w:lang w:val="en-US"/>
        </w:rPr>
        <w:t>(MITM)</w:t>
      </w:r>
    </w:p>
    <w:p w14:paraId="1E016D16" w14:textId="3A74D5D5" w:rsidR="00E83111" w:rsidRDefault="00B848DB" w:rsidP="000E00BF">
      <w:pPr>
        <w:pStyle w:val="BodyText"/>
        <w:numPr>
          <w:ilvl w:val="0"/>
          <w:numId w:val="60"/>
        </w:numPr>
        <w:spacing w:line="360" w:lineRule="auto"/>
        <w:rPr>
          <w:rFonts w:ascii="Times New Roman" w:hAnsi="Times New Roman"/>
          <w:sz w:val="26"/>
          <w:szCs w:val="26"/>
        </w:rPr>
      </w:pPr>
      <w:r w:rsidRPr="00B848DB">
        <w:rPr>
          <w:rFonts w:ascii="Times New Roman" w:hAnsi="Times New Roman"/>
          <w:sz w:val="26"/>
          <w:szCs w:val="26"/>
        </w:rPr>
        <w:t>Tấn công giữa các microservice: Kẻ tấn công có thể can thiệp vào giao tiếp giữa các microservice. Điều này có thể dẫn đến việc chặn, thay đổi hoặc đánh cắp dữ liệu gửi giữa các microservice. Kẻ tấn công có thể sử dụng thông tin đánh cắp để thực hiện các hành động không an toàn hoặc tiếp tục tấn công vào hệ thống.</w:t>
      </w:r>
    </w:p>
    <w:p w14:paraId="5B40B946" w14:textId="667384D5" w:rsidR="006C7C5D" w:rsidRPr="00B848DB" w:rsidRDefault="00B848DB" w:rsidP="004857C8">
      <w:pPr>
        <w:pStyle w:val="BodyText"/>
        <w:numPr>
          <w:ilvl w:val="0"/>
          <w:numId w:val="60"/>
        </w:numPr>
        <w:spacing w:line="360" w:lineRule="auto"/>
        <w:rPr>
          <w:rFonts w:ascii="Times New Roman" w:hAnsi="Times New Roman"/>
          <w:sz w:val="26"/>
          <w:szCs w:val="26"/>
        </w:rPr>
      </w:pPr>
      <w:r w:rsidRPr="00B848DB">
        <w:rPr>
          <w:rFonts w:ascii="Times New Roman" w:hAnsi="Times New Roman"/>
          <w:sz w:val="26"/>
          <w:szCs w:val="26"/>
        </w:rPr>
        <w:t>Tấn công giữa microservice và người dùng: Kẻ tấn công có thể can thiệp vào quá trình giao tiếp giữa một microservice và người dùng cuối. Khi người dùng gửi yêu cầu đến microservice, kẻ tấn công có thể đọc, thay đổi hoặc chèn thêm thông tin vào yêu cầu và phản hồi. Điều này có thể dẫn đến việc lừa đảo người dùng, đánh cắp thông tin cá nhân hoặc thực hiện các hành động không an toàn.</w:t>
      </w:r>
    </w:p>
    <w:p w14:paraId="5D108C31" w14:textId="77777777" w:rsidR="006C7C5D" w:rsidRPr="0083108C" w:rsidRDefault="006C7C5D" w:rsidP="004857C8">
      <w:pPr>
        <w:rPr>
          <w:rFonts w:ascii="Times New Roman" w:hAnsi="Times New Roman" w:cs="Times New Roman"/>
          <w:szCs w:val="26"/>
          <w:lang w:val="en-US"/>
        </w:rPr>
      </w:pPr>
    </w:p>
    <w:p w14:paraId="5EDF24DE" w14:textId="77777777" w:rsidR="006C7C5D" w:rsidRPr="0083108C" w:rsidRDefault="006C7C5D" w:rsidP="004857C8">
      <w:pPr>
        <w:rPr>
          <w:rFonts w:ascii="Times New Roman" w:hAnsi="Times New Roman" w:cs="Times New Roman"/>
          <w:szCs w:val="26"/>
          <w:lang w:val="en-US"/>
        </w:rPr>
        <w:sectPr w:rsidR="006C7C5D" w:rsidRPr="0083108C" w:rsidSect="000E00BF">
          <w:footerReference w:type="default" r:id="rId13"/>
          <w:pgSz w:w="11906" w:h="16838" w:code="9"/>
          <w:pgMar w:top="1701" w:right="1134" w:bottom="1985" w:left="1985" w:header="709" w:footer="709" w:gutter="0"/>
          <w:pgNumType w:start="1"/>
          <w:cols w:space="708"/>
          <w:docGrid w:linePitch="360"/>
        </w:sectPr>
      </w:pPr>
    </w:p>
    <w:p w14:paraId="31963629" w14:textId="1A3D30CB" w:rsidR="00C05CE5" w:rsidRPr="0083108C" w:rsidRDefault="00915312" w:rsidP="000E00BF">
      <w:pPr>
        <w:pStyle w:val="Heading1"/>
        <w:spacing w:before="0"/>
      </w:pPr>
      <w:bookmarkStart w:id="62" w:name="_Toc106823986"/>
      <w:bookmarkEnd w:id="59"/>
      <w:bookmarkEnd w:id="60"/>
      <w:r w:rsidRPr="0083108C">
        <w:lastRenderedPageBreak/>
        <w:t xml:space="preserve">HƯỚNG NGHIÊN CỨU </w:t>
      </w:r>
      <w:r w:rsidR="00981C8B" w:rsidRPr="0083108C">
        <w:t>CHO ĐỒ ÁN</w:t>
      </w:r>
      <w:bookmarkEnd w:id="62"/>
      <w:r w:rsidR="00981C8B" w:rsidRPr="0083108C">
        <w:t xml:space="preserve"> </w:t>
      </w:r>
    </w:p>
    <w:p w14:paraId="2D60E134" w14:textId="09DE904D" w:rsidR="00F23416" w:rsidRPr="0083108C" w:rsidRDefault="00D14BE4" w:rsidP="00F63F77">
      <w:pPr>
        <w:pStyle w:val="Heading2"/>
        <w:spacing w:before="0"/>
        <w:rPr>
          <w:rFonts w:cs="Times New Roman"/>
          <w:lang w:val="en-US"/>
        </w:rPr>
      </w:pPr>
      <w:bookmarkStart w:id="63" w:name="_Toc106818192"/>
      <w:bookmarkStart w:id="64" w:name="_Toc106823988"/>
      <w:bookmarkEnd w:id="63"/>
      <w:r w:rsidRPr="0083108C">
        <w:rPr>
          <w:rFonts w:cs="Times New Roman"/>
          <w:lang w:val="en-US"/>
        </w:rPr>
        <w:t>Giải pháp đề tài</w:t>
      </w:r>
      <w:bookmarkEnd w:id="64"/>
    </w:p>
    <w:p w14:paraId="345B6AC3" w14:textId="22129169" w:rsidR="00F23416" w:rsidRDefault="00D14BE4" w:rsidP="000E00BF">
      <w:pPr>
        <w:pStyle w:val="Heading3"/>
        <w:spacing w:before="0"/>
        <w:rPr>
          <w:rFonts w:ascii="Times New Roman" w:hAnsi="Times New Roman" w:cs="Times New Roman"/>
          <w:lang w:val="en-US"/>
        </w:rPr>
      </w:pPr>
      <w:bookmarkStart w:id="65" w:name="_Toc106818194"/>
      <w:bookmarkStart w:id="66" w:name="_Toc106823989"/>
      <w:bookmarkEnd w:id="65"/>
      <w:r w:rsidRPr="0083108C">
        <w:rPr>
          <w:rFonts w:ascii="Times New Roman" w:hAnsi="Times New Roman" w:cs="Times New Roman"/>
          <w:lang w:val="en-US"/>
        </w:rPr>
        <w:t xml:space="preserve">Sử </w:t>
      </w:r>
      <w:bookmarkEnd w:id="66"/>
      <w:r w:rsidR="00BA35B7" w:rsidRPr="0083108C">
        <w:rPr>
          <w:rFonts w:ascii="Times New Roman" w:hAnsi="Times New Roman" w:cs="Times New Roman"/>
          <w:lang w:val="en-US"/>
        </w:rPr>
        <w:t>dụng</w:t>
      </w:r>
      <w:r w:rsidR="00BA35B7">
        <w:rPr>
          <w:rFonts w:ascii="Times New Roman" w:hAnsi="Times New Roman" w:cs="Times New Roman"/>
          <w:lang w:val="en-US"/>
        </w:rPr>
        <w:t xml:space="preserve"> JWT</w:t>
      </w:r>
      <w:r w:rsidR="00611139">
        <w:rPr>
          <w:rFonts w:ascii="Times New Roman" w:hAnsi="Times New Roman" w:cs="Times New Roman"/>
          <w:lang w:val="en-US"/>
        </w:rPr>
        <w:t xml:space="preserve"> (dynamic token)</w:t>
      </w:r>
      <w:r w:rsidR="00A43E51">
        <w:rPr>
          <w:rFonts w:ascii="Times New Roman" w:hAnsi="Times New Roman" w:cs="Times New Roman"/>
          <w:lang w:val="en-US"/>
        </w:rPr>
        <w:t xml:space="preserve"> để xác thực và phân quyền cho người dùng </w:t>
      </w:r>
    </w:p>
    <w:p w14:paraId="6DDE7F2D" w14:textId="6A402273" w:rsidR="0026749A" w:rsidRDefault="00611139" w:rsidP="00611139">
      <w:pPr>
        <w:pStyle w:val="ListParagraph"/>
        <w:numPr>
          <w:ilvl w:val="0"/>
          <w:numId w:val="73"/>
        </w:numPr>
      </w:pPr>
      <w:r w:rsidRPr="00611139">
        <w:t>JWT là một phương tiện đại diện cho các yêu cầu chuyển giao giữa hai bên Client – Server, các thông tin trong chuỗi JWT được định dạng bằng JSON. Trong đó chuỗi Token phải có 3 phần là header, phần payload và phần signature được ngăn bằng dấu “.”</w:t>
      </w:r>
    </w:p>
    <w:p w14:paraId="147BBA55" w14:textId="26147049" w:rsidR="00611139" w:rsidRDefault="00611139" w:rsidP="00611139">
      <w:pPr>
        <w:ind w:left="360"/>
      </w:pPr>
      <w:r>
        <w:rPr>
          <w:noProof/>
        </w:rPr>
        <w:drawing>
          <wp:inline distT="0" distB="0" distL="0" distR="0" wp14:anchorId="421C69C8" wp14:editId="59499B72">
            <wp:extent cx="5579745" cy="3978910"/>
            <wp:effectExtent l="0" t="0" r="1905" b="2540"/>
            <wp:docPr id="21049339" name="Picture 21049339" descr="jw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 là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978910"/>
                    </a:xfrm>
                    <a:prstGeom prst="rect">
                      <a:avLst/>
                    </a:prstGeom>
                    <a:noFill/>
                    <a:ln>
                      <a:noFill/>
                    </a:ln>
                  </pic:spPr>
                </pic:pic>
              </a:graphicData>
            </a:graphic>
          </wp:inline>
        </w:drawing>
      </w:r>
    </w:p>
    <w:p w14:paraId="4737AFB0" w14:textId="685FD859" w:rsidR="005F6C75" w:rsidRPr="005F6C75" w:rsidRDefault="005F6C75" w:rsidP="005F6C75">
      <w:pPr>
        <w:pStyle w:val="Caption"/>
        <w:rPr>
          <w:rFonts w:cs="Times New Roman"/>
          <w:iCs/>
          <w:lang w:val="en-US"/>
        </w:rPr>
      </w:pPr>
      <w:r w:rsidRPr="0083108C">
        <w:rPr>
          <w:rFonts w:cs="Times New Roman"/>
        </w:rPr>
        <w:t xml:space="preserve">Hình </w:t>
      </w:r>
      <w:r>
        <w:rPr>
          <w:rFonts w:cs="Times New Roman"/>
          <w:lang w:val="en-US"/>
        </w:rPr>
        <w:t>3</w:t>
      </w:r>
      <w:r w:rsidRPr="0083108C">
        <w:rPr>
          <w:rFonts w:cs="Times New Roman"/>
          <w:iCs/>
        </w:rPr>
        <w:t xml:space="preserve">: </w:t>
      </w:r>
      <w:r>
        <w:rPr>
          <w:rFonts w:cs="Times New Roman"/>
          <w:iCs/>
          <w:lang w:val="en-US"/>
        </w:rPr>
        <w:t>Thành phần của json web token</w:t>
      </w:r>
    </w:p>
    <w:p w14:paraId="735683EB" w14:textId="77777777" w:rsidR="005F6C75" w:rsidRDefault="005F6C75" w:rsidP="00611139">
      <w:pPr>
        <w:ind w:left="360"/>
      </w:pPr>
    </w:p>
    <w:p w14:paraId="7CFABD2C" w14:textId="0F922F29" w:rsidR="00611139" w:rsidRDefault="00611139" w:rsidP="00611139">
      <w:pPr>
        <w:pStyle w:val="ListParagraph"/>
        <w:numPr>
          <w:ilvl w:val="0"/>
          <w:numId w:val="73"/>
        </w:numPr>
      </w:pPr>
      <w:r>
        <w:t>Header</w:t>
      </w:r>
      <w:r w:rsidR="003578CB">
        <w:t xml:space="preserve"> gồm 2 thành phần chính</w:t>
      </w:r>
      <w:r>
        <w:t>:</w:t>
      </w:r>
    </w:p>
    <w:p w14:paraId="634C1E8D" w14:textId="0A9FE6E3" w:rsidR="00611139" w:rsidRDefault="003578CB" w:rsidP="00611139">
      <w:pPr>
        <w:pStyle w:val="ListParagraph"/>
        <w:numPr>
          <w:ilvl w:val="1"/>
          <w:numId w:val="73"/>
        </w:numPr>
      </w:pPr>
      <w:r w:rsidRPr="003578CB">
        <w:t>typ - Loại token (mặc định là JWT - Thông tin này cho biết đây là một Token JWT)</w:t>
      </w:r>
      <w:r>
        <w:t>.</w:t>
      </w:r>
    </w:p>
    <w:p w14:paraId="686DC311" w14:textId="603438B3" w:rsidR="003578CB" w:rsidRDefault="003578CB" w:rsidP="00611139">
      <w:pPr>
        <w:pStyle w:val="ListParagraph"/>
        <w:numPr>
          <w:ilvl w:val="1"/>
          <w:numId w:val="73"/>
        </w:numPr>
      </w:pPr>
      <w:r w:rsidRPr="003578CB">
        <w:t>alg - Thuật toán đã dùng để mã hóa (SHA256</w:t>
      </w:r>
      <w:r>
        <w:t>, SHA3-384…</w:t>
      </w:r>
      <w:r w:rsidRPr="003578CB">
        <w:t>).</w:t>
      </w:r>
    </w:p>
    <w:p w14:paraId="5ACDC1D2" w14:textId="41EF1CD9" w:rsidR="00BB33AE" w:rsidRDefault="00BB33AE" w:rsidP="00611139">
      <w:pPr>
        <w:pStyle w:val="ListParagraph"/>
        <w:numPr>
          <w:ilvl w:val="1"/>
          <w:numId w:val="73"/>
        </w:numPr>
      </w:pPr>
      <w:r>
        <w:t>Sau đó header được encode bằng base64.</w:t>
      </w:r>
    </w:p>
    <w:p w14:paraId="25D9E165" w14:textId="77777777" w:rsidR="003578CB" w:rsidRDefault="003578CB" w:rsidP="003578CB">
      <w:pPr>
        <w:ind w:left="720"/>
      </w:pPr>
      <w:r>
        <w:t>{</w:t>
      </w:r>
    </w:p>
    <w:p w14:paraId="32A8AA05" w14:textId="77777777" w:rsidR="003578CB" w:rsidRDefault="003578CB" w:rsidP="003578CB">
      <w:pPr>
        <w:ind w:left="720"/>
      </w:pPr>
      <w:r>
        <w:lastRenderedPageBreak/>
        <w:t xml:space="preserve">  "alg": "HS256",</w:t>
      </w:r>
    </w:p>
    <w:p w14:paraId="0B8F62DA" w14:textId="77777777" w:rsidR="003578CB" w:rsidRDefault="003578CB" w:rsidP="003578CB">
      <w:pPr>
        <w:ind w:left="720"/>
      </w:pPr>
      <w:r>
        <w:t xml:space="preserve">  "typ": "JWT"</w:t>
      </w:r>
    </w:p>
    <w:p w14:paraId="3DBC04B0" w14:textId="16D0014A" w:rsidR="003578CB" w:rsidRDefault="003578CB" w:rsidP="003578CB">
      <w:pPr>
        <w:ind w:left="720"/>
      </w:pPr>
      <w:r>
        <w:t>}</w:t>
      </w:r>
    </w:p>
    <w:p w14:paraId="5702FB93" w14:textId="12C82D13" w:rsidR="00BB33AE" w:rsidRPr="00BB33AE" w:rsidRDefault="00BB33AE" w:rsidP="003578CB">
      <w:pPr>
        <w:ind w:left="720"/>
        <w:rPr>
          <w:lang w:val="en-US"/>
        </w:rPr>
      </w:pPr>
    </w:p>
    <w:p w14:paraId="51276631" w14:textId="5DBB4EDA" w:rsidR="00AE22C7" w:rsidRDefault="00AE22C7" w:rsidP="00AE22C7">
      <w:pPr>
        <w:pStyle w:val="ListParagraph"/>
        <w:numPr>
          <w:ilvl w:val="0"/>
          <w:numId w:val="73"/>
        </w:numPr>
      </w:pPr>
      <w:r>
        <w:t>Phần payload chứa các thông tin muốn đặt trong chuỗi token:</w:t>
      </w:r>
    </w:p>
    <w:p w14:paraId="5054AA6C" w14:textId="1254B3B9" w:rsidR="00AE22C7" w:rsidRDefault="00AE22C7" w:rsidP="00AE22C7">
      <w:pPr>
        <w:pStyle w:val="ListParagraph"/>
        <w:numPr>
          <w:ilvl w:val="1"/>
          <w:numId w:val="73"/>
        </w:numPr>
      </w:pPr>
      <w:r>
        <w:t>iss: thông tin về microservice tạo ra token.</w:t>
      </w:r>
    </w:p>
    <w:p w14:paraId="38FBCDAF" w14:textId="54ADF9D2" w:rsidR="00AE22C7" w:rsidRDefault="00AE22C7" w:rsidP="00AE22C7">
      <w:pPr>
        <w:pStyle w:val="ListParagraph"/>
        <w:numPr>
          <w:ilvl w:val="1"/>
          <w:numId w:val="73"/>
        </w:numPr>
      </w:pPr>
      <w:r>
        <w:t>id: user id của người dùng muốn tạo ra token.</w:t>
      </w:r>
    </w:p>
    <w:p w14:paraId="70FB80CD" w14:textId="611BE773" w:rsidR="00AE22C7" w:rsidRDefault="00AE22C7" w:rsidP="00AE22C7">
      <w:pPr>
        <w:pStyle w:val="ListParagraph"/>
        <w:numPr>
          <w:ilvl w:val="1"/>
          <w:numId w:val="73"/>
        </w:numPr>
      </w:pPr>
      <w:r>
        <w:t>exp: thời gian hết hạn của token (được đặt là sau 10 phút).</w:t>
      </w:r>
    </w:p>
    <w:p w14:paraId="1EED45E2" w14:textId="261B3A70" w:rsidR="00AE22C7" w:rsidRDefault="00AE22C7" w:rsidP="00AE22C7">
      <w:pPr>
        <w:pStyle w:val="ListParagraph"/>
        <w:numPr>
          <w:ilvl w:val="1"/>
          <w:numId w:val="73"/>
        </w:numPr>
      </w:pPr>
      <w:r>
        <w:t>admin: quyền admin.</w:t>
      </w:r>
    </w:p>
    <w:p w14:paraId="39FE0CD3" w14:textId="0F5D14F6" w:rsidR="00BB33AE" w:rsidRDefault="00BB33AE" w:rsidP="00BB33AE">
      <w:pPr>
        <w:pStyle w:val="ListParagraph"/>
        <w:numPr>
          <w:ilvl w:val="1"/>
          <w:numId w:val="73"/>
        </w:numPr>
      </w:pPr>
      <w:r>
        <w:t>Sau đó payload được encode bằng base64.</w:t>
      </w:r>
    </w:p>
    <w:p w14:paraId="0D6F7CBC" w14:textId="77777777" w:rsidR="00BB33AE" w:rsidRDefault="00BB33AE" w:rsidP="00BB33AE">
      <w:pPr>
        <w:ind w:left="1080"/>
      </w:pPr>
    </w:p>
    <w:p w14:paraId="23CAABBF" w14:textId="0572458F" w:rsidR="00AE22C7" w:rsidRDefault="00AE22C7" w:rsidP="00AE22C7">
      <w:pPr>
        <w:ind w:left="720"/>
      </w:pPr>
      <w:r w:rsidRPr="00AE22C7">
        <w:rPr>
          <w:noProof/>
        </w:rPr>
        <w:drawing>
          <wp:inline distT="0" distB="0" distL="0" distR="0" wp14:anchorId="0BE322D8" wp14:editId="23BC6C2C">
            <wp:extent cx="5105842" cy="1905165"/>
            <wp:effectExtent l="0" t="0" r="0" b="0"/>
            <wp:docPr id="621808541" name="Picture 62180854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08541" name="Picture 1" descr="A picture containing text, screenshot, font&#10;&#10;Description automatically generated"/>
                    <pic:cNvPicPr/>
                  </pic:nvPicPr>
                  <pic:blipFill>
                    <a:blip r:embed="rId15"/>
                    <a:stretch>
                      <a:fillRect/>
                    </a:stretch>
                  </pic:blipFill>
                  <pic:spPr>
                    <a:xfrm>
                      <a:off x="0" y="0"/>
                      <a:ext cx="5105842" cy="1905165"/>
                    </a:xfrm>
                    <a:prstGeom prst="rect">
                      <a:avLst/>
                    </a:prstGeom>
                  </pic:spPr>
                </pic:pic>
              </a:graphicData>
            </a:graphic>
          </wp:inline>
        </w:drawing>
      </w:r>
    </w:p>
    <w:p w14:paraId="1001FF85" w14:textId="357B7FEC" w:rsidR="005F6C75" w:rsidRPr="005F6C75" w:rsidRDefault="005F6C75" w:rsidP="005F6C75">
      <w:pPr>
        <w:pStyle w:val="Caption"/>
        <w:rPr>
          <w:rFonts w:cs="Times New Roman"/>
          <w:iCs/>
          <w:lang w:val="en-US"/>
        </w:rPr>
      </w:pPr>
      <w:r w:rsidRPr="0083108C">
        <w:rPr>
          <w:rFonts w:cs="Times New Roman"/>
        </w:rPr>
        <w:t xml:space="preserve">Hình </w:t>
      </w:r>
      <w:r>
        <w:rPr>
          <w:rFonts w:cs="Times New Roman"/>
          <w:lang w:val="en-US"/>
        </w:rPr>
        <w:t>4</w:t>
      </w:r>
      <w:r w:rsidRPr="0083108C">
        <w:rPr>
          <w:rFonts w:cs="Times New Roman"/>
          <w:iCs/>
        </w:rPr>
        <w:t xml:space="preserve">: </w:t>
      </w:r>
      <w:r>
        <w:rPr>
          <w:rFonts w:cs="Times New Roman"/>
          <w:iCs/>
          <w:lang w:val="en-US"/>
        </w:rPr>
        <w:t>Payload của JWT</w:t>
      </w:r>
    </w:p>
    <w:p w14:paraId="1E38F859" w14:textId="77777777" w:rsidR="00AE22C7" w:rsidRDefault="00AE22C7" w:rsidP="005F6C75"/>
    <w:p w14:paraId="0ED8358F" w14:textId="6636C623" w:rsidR="00AE22C7" w:rsidRDefault="00AE22C7" w:rsidP="00AE22C7">
      <w:pPr>
        <w:pStyle w:val="ListParagraph"/>
        <w:numPr>
          <w:ilvl w:val="0"/>
          <w:numId w:val="73"/>
        </w:numPr>
      </w:pPr>
      <w:r>
        <w:t xml:space="preserve">Signature: </w:t>
      </w:r>
      <w:r w:rsidRPr="00AE22C7">
        <w:t>Phần chử ký này sẽ được tạo ra bằng cách mã hóa phần header, payload kèm theo một chuỗi secret (khóa bí mật)</w:t>
      </w:r>
      <w:r w:rsidR="00BB33AE">
        <w:t>.</w:t>
      </w:r>
    </w:p>
    <w:p w14:paraId="1AFDE90B" w14:textId="77777777" w:rsidR="00BB33AE" w:rsidRDefault="00BB33AE" w:rsidP="00BB33AE">
      <w:pPr>
        <w:pStyle w:val="ListParagraph"/>
      </w:pPr>
    </w:p>
    <w:p w14:paraId="00327C7B" w14:textId="0D2BE513" w:rsidR="00BB33AE" w:rsidRDefault="00BB33AE" w:rsidP="00BB33AE">
      <w:pPr>
        <w:pStyle w:val="ListParagraph"/>
      </w:pPr>
      <w:r>
        <w:t>data = base64Encode( header ) + "." + base64Encode( payload )</w:t>
      </w:r>
    </w:p>
    <w:p w14:paraId="0D7C8FDA" w14:textId="2BDE31D5" w:rsidR="00BB33AE" w:rsidRDefault="00BB33AE" w:rsidP="00BB33AE">
      <w:pPr>
        <w:pStyle w:val="ListParagraph"/>
      </w:pPr>
      <w:r>
        <w:t>signature = Hash( data, secret );</w:t>
      </w:r>
    </w:p>
    <w:p w14:paraId="3E0C49CF" w14:textId="77777777" w:rsidR="00BB33AE" w:rsidRDefault="00BB33AE" w:rsidP="00BB33AE">
      <w:pPr>
        <w:pStyle w:val="ListParagraph"/>
      </w:pPr>
    </w:p>
    <w:p w14:paraId="627D9FEA" w14:textId="77777777" w:rsidR="00BB33AE" w:rsidRDefault="00BB33AE" w:rsidP="00BB33AE">
      <w:pPr>
        <w:pStyle w:val="ListParagraph"/>
      </w:pPr>
    </w:p>
    <w:p w14:paraId="184DE9D5" w14:textId="73107751" w:rsidR="00BB33AE" w:rsidRDefault="00BB33AE" w:rsidP="00BB33AE">
      <w:pPr>
        <w:pStyle w:val="ListParagraph"/>
        <w:numPr>
          <w:ilvl w:val="0"/>
          <w:numId w:val="73"/>
        </w:numPr>
      </w:pPr>
      <w:r>
        <w:t>Sau khi Auth service tạo ra JWT (có hiệu lực trong 10 phút) sẽ cùng với API gateway giúp người dùng truy cập vào hệ thống.</w:t>
      </w:r>
    </w:p>
    <w:p w14:paraId="748C6E67" w14:textId="339EBE42" w:rsidR="00BB33AE" w:rsidRDefault="00482C76" w:rsidP="00BB33AE">
      <w:pPr>
        <w:ind w:left="360"/>
      </w:pPr>
      <w:r w:rsidRPr="00482C76">
        <w:rPr>
          <w:noProof/>
        </w:rPr>
        <w:lastRenderedPageBreak/>
        <w:drawing>
          <wp:inline distT="0" distB="0" distL="0" distR="0" wp14:anchorId="6BF5BE58" wp14:editId="2ACB4348">
            <wp:extent cx="5579745" cy="2510790"/>
            <wp:effectExtent l="0" t="0" r="1905" b="3810"/>
            <wp:docPr id="193869238" name="Picture 19386923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238" name="Picture 1" descr="A picture containing text, screenshot&#10;&#10;Description automatically generated"/>
                    <pic:cNvPicPr/>
                  </pic:nvPicPr>
                  <pic:blipFill>
                    <a:blip r:embed="rId16"/>
                    <a:stretch>
                      <a:fillRect/>
                    </a:stretch>
                  </pic:blipFill>
                  <pic:spPr>
                    <a:xfrm>
                      <a:off x="0" y="0"/>
                      <a:ext cx="5579745" cy="2510790"/>
                    </a:xfrm>
                    <a:prstGeom prst="rect">
                      <a:avLst/>
                    </a:prstGeom>
                  </pic:spPr>
                </pic:pic>
              </a:graphicData>
            </a:graphic>
          </wp:inline>
        </w:drawing>
      </w:r>
    </w:p>
    <w:p w14:paraId="0D0C67CA" w14:textId="02FF4493" w:rsidR="005F6C75" w:rsidRPr="005F6C75" w:rsidRDefault="005F6C75" w:rsidP="005F6C75">
      <w:pPr>
        <w:pStyle w:val="Caption"/>
        <w:rPr>
          <w:rFonts w:cs="Times New Roman"/>
          <w:iCs/>
          <w:lang w:val="en-US"/>
        </w:rPr>
      </w:pPr>
      <w:r w:rsidRPr="0083108C">
        <w:rPr>
          <w:rFonts w:cs="Times New Roman"/>
        </w:rPr>
        <w:t xml:space="preserve">Hình </w:t>
      </w:r>
      <w:r>
        <w:rPr>
          <w:rFonts w:cs="Times New Roman"/>
          <w:lang w:val="en-US"/>
        </w:rPr>
        <w:t>5</w:t>
      </w:r>
      <w:r w:rsidRPr="0083108C">
        <w:rPr>
          <w:rFonts w:cs="Times New Roman"/>
          <w:iCs/>
        </w:rPr>
        <w:t xml:space="preserve">: Sơ đồ </w:t>
      </w:r>
      <w:r>
        <w:rPr>
          <w:rFonts w:cs="Times New Roman"/>
          <w:iCs/>
          <w:lang w:val="en-US"/>
        </w:rPr>
        <w:t>giải pháp cho microservice architecture</w:t>
      </w:r>
    </w:p>
    <w:p w14:paraId="1158F230" w14:textId="77777777" w:rsidR="00BB33AE" w:rsidRDefault="00BB33AE" w:rsidP="00BB33AE">
      <w:pPr>
        <w:pStyle w:val="ListParagraph"/>
      </w:pPr>
    </w:p>
    <w:p w14:paraId="3B819647" w14:textId="0E4CF33A" w:rsidR="00482C76" w:rsidRDefault="00BB33AE" w:rsidP="00482C76">
      <w:pPr>
        <w:pStyle w:val="ListParagraph"/>
        <w:numPr>
          <w:ilvl w:val="0"/>
          <w:numId w:val="73"/>
        </w:numPr>
      </w:pPr>
      <w:r>
        <w:t xml:space="preserve">API gateway: sau khi nhận được </w:t>
      </w:r>
      <w:r w:rsidR="00482C76">
        <w:t>JWT từ Auth service, lập tức chuyển sang opaque token (OT) và lưu lại cặp OT và JWT để cho người dùng sử dụng và truy cập vào các tài nguyên của họ dựa trên user id sau khi validate.</w:t>
      </w:r>
    </w:p>
    <w:p w14:paraId="77C7320D" w14:textId="77777777" w:rsidR="00482C76" w:rsidRPr="00AE22C7" w:rsidRDefault="00482C76" w:rsidP="00482C76">
      <w:pPr>
        <w:pStyle w:val="ListParagraph"/>
      </w:pPr>
    </w:p>
    <w:p w14:paraId="2EA1F218" w14:textId="5E51C672" w:rsidR="00B520EA" w:rsidRDefault="00CD2D78" w:rsidP="004857C8">
      <w:pPr>
        <w:pStyle w:val="Heading3"/>
        <w:spacing w:before="0"/>
        <w:rPr>
          <w:rFonts w:ascii="Times New Roman" w:hAnsi="Times New Roman" w:cs="Times New Roman"/>
          <w:lang w:val="en-US"/>
        </w:rPr>
      </w:pPr>
      <w:bookmarkStart w:id="67" w:name="_Toc106818196"/>
      <w:bookmarkStart w:id="68" w:name="_Toc106823990"/>
      <w:bookmarkEnd w:id="67"/>
      <w:r>
        <w:rPr>
          <w:rFonts w:ascii="Times New Roman" w:hAnsi="Times New Roman" w:cs="Times New Roman"/>
          <w:lang w:val="en-US"/>
        </w:rPr>
        <w:t>Sử dụng TLS để mã hóa đường truyền</w:t>
      </w:r>
      <w:bookmarkEnd w:id="68"/>
    </w:p>
    <w:p w14:paraId="11706EA5" w14:textId="101521D5" w:rsidR="00482C76" w:rsidRDefault="00482C76" w:rsidP="00482C76">
      <w:pPr>
        <w:pStyle w:val="ListParagraph"/>
        <w:numPr>
          <w:ilvl w:val="0"/>
          <w:numId w:val="73"/>
        </w:numPr>
      </w:pPr>
      <w:r w:rsidRPr="00482C76">
        <w:t>TLS (Transport Layer Security) – Bảo mật tầng vận chuyển. Đây là một giao thức mật mã cung cấp bảo mật đầu cuối cho dữ liệu được gửi giữa các ứng dụng qua Internet. TLS được biết đến chủ yếu thông qua việc sử dụng trong duyệt web an toàn với chuẩn HTTPS</w:t>
      </w:r>
      <w:r>
        <w:t>.</w:t>
      </w:r>
    </w:p>
    <w:p w14:paraId="50B65E6B" w14:textId="055A956A" w:rsidR="008D2A85" w:rsidRDefault="00536ED4" w:rsidP="00536ED4">
      <w:pPr>
        <w:ind w:left="1440"/>
      </w:pPr>
      <w:r w:rsidRPr="008D2A85">
        <w:rPr>
          <w:noProof/>
        </w:rPr>
        <w:lastRenderedPageBreak/>
        <w:drawing>
          <wp:inline distT="0" distB="0" distL="0" distR="0" wp14:anchorId="7F22C5E4" wp14:editId="740EB97B">
            <wp:extent cx="3657917" cy="5220152"/>
            <wp:effectExtent l="0" t="0" r="0" b="0"/>
            <wp:docPr id="183691638" name="Picture 183691638"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1638" name="Picture 1" descr="A diagram of a server&#10;&#10;Description automatically generated with low confidence"/>
                    <pic:cNvPicPr/>
                  </pic:nvPicPr>
                  <pic:blipFill>
                    <a:blip r:embed="rId17"/>
                    <a:stretch>
                      <a:fillRect/>
                    </a:stretch>
                  </pic:blipFill>
                  <pic:spPr>
                    <a:xfrm>
                      <a:off x="0" y="0"/>
                      <a:ext cx="3657917" cy="5220152"/>
                    </a:xfrm>
                    <a:prstGeom prst="rect">
                      <a:avLst/>
                    </a:prstGeom>
                  </pic:spPr>
                </pic:pic>
              </a:graphicData>
            </a:graphic>
          </wp:inline>
        </w:drawing>
      </w:r>
    </w:p>
    <w:p w14:paraId="27B81886" w14:textId="67723E97" w:rsidR="005F6C75" w:rsidRPr="005F6C75" w:rsidRDefault="005F6C75" w:rsidP="005F6C75">
      <w:pPr>
        <w:pStyle w:val="Caption"/>
        <w:rPr>
          <w:rFonts w:cs="Times New Roman"/>
          <w:iCs/>
          <w:lang w:val="en-US"/>
        </w:rPr>
      </w:pPr>
      <w:r w:rsidRPr="0083108C">
        <w:rPr>
          <w:rFonts w:cs="Times New Roman"/>
        </w:rPr>
        <w:t xml:space="preserve">Hình </w:t>
      </w:r>
      <w:r>
        <w:rPr>
          <w:rFonts w:cs="Times New Roman"/>
          <w:lang w:val="en-US"/>
        </w:rPr>
        <w:t>6</w:t>
      </w:r>
      <w:r w:rsidRPr="0083108C">
        <w:rPr>
          <w:rFonts w:cs="Times New Roman"/>
          <w:iCs/>
        </w:rPr>
        <w:t xml:space="preserve">: </w:t>
      </w:r>
      <w:r w:rsidR="00D70DE2">
        <w:rPr>
          <w:rFonts w:cs="Times New Roman"/>
          <w:iCs/>
          <w:lang w:val="en-US"/>
        </w:rPr>
        <w:t xml:space="preserve">Mô hình giao tiếp </w:t>
      </w:r>
      <w:r>
        <w:rPr>
          <w:rFonts w:cs="Times New Roman"/>
          <w:iCs/>
          <w:lang w:val="en-US"/>
        </w:rPr>
        <w:t>TLS</w:t>
      </w:r>
    </w:p>
    <w:p w14:paraId="0ACE4EF7" w14:textId="77777777" w:rsidR="005F6C75" w:rsidRDefault="005F6C75" w:rsidP="008D2A85">
      <w:pPr>
        <w:ind w:left="360"/>
      </w:pPr>
    </w:p>
    <w:p w14:paraId="7E5EBAAE" w14:textId="5940D124" w:rsidR="005F6C75" w:rsidRDefault="005F6C75" w:rsidP="005F6C75">
      <w:pPr>
        <w:pStyle w:val="ListParagraph"/>
        <w:numPr>
          <w:ilvl w:val="0"/>
          <w:numId w:val="73"/>
        </w:numPr>
      </w:pPr>
      <w:r>
        <w:t>Certificate được lấy từ Zerossl</w:t>
      </w:r>
      <w:r w:rsidR="00805B2C">
        <w:t xml:space="preserve">, với thuật toán ký là </w:t>
      </w:r>
      <w:r w:rsidR="00805B2C" w:rsidRPr="00805B2C">
        <w:t>sha384ECDSA</w:t>
      </w:r>
      <w:r w:rsidR="00805B2C">
        <w:t xml:space="preserve">, thuật toán băm </w:t>
      </w:r>
      <w:r w:rsidR="00805B2C" w:rsidRPr="00805B2C">
        <w:t>sha384</w:t>
      </w:r>
      <w:r w:rsidR="00805B2C">
        <w:t xml:space="preserve">. </w:t>
      </w:r>
    </w:p>
    <w:p w14:paraId="4665B7D4" w14:textId="7DCDD1B9" w:rsidR="005F6C75" w:rsidRDefault="00805B2C" w:rsidP="00805B2C">
      <w:pPr>
        <w:jc w:val="center"/>
      </w:pPr>
      <w:r w:rsidRPr="00805B2C">
        <w:lastRenderedPageBreak/>
        <w:drawing>
          <wp:inline distT="0" distB="0" distL="0" distR="0" wp14:anchorId="5BF3A31C" wp14:editId="5F35D4AF">
            <wp:extent cx="5579745" cy="2918460"/>
            <wp:effectExtent l="0" t="0" r="1905" b="0"/>
            <wp:docPr id="1687325574" name="Picture 1" descr="Screens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25574" name="Picture 1" descr="Screens screenshot of a computer&#10;&#10;Description automatically generated with medium confidence"/>
                    <pic:cNvPicPr/>
                  </pic:nvPicPr>
                  <pic:blipFill>
                    <a:blip r:embed="rId18"/>
                    <a:stretch>
                      <a:fillRect/>
                    </a:stretch>
                  </pic:blipFill>
                  <pic:spPr>
                    <a:xfrm>
                      <a:off x="0" y="0"/>
                      <a:ext cx="5579745" cy="2918460"/>
                    </a:xfrm>
                    <a:prstGeom prst="rect">
                      <a:avLst/>
                    </a:prstGeom>
                  </pic:spPr>
                </pic:pic>
              </a:graphicData>
            </a:graphic>
          </wp:inline>
        </w:drawing>
      </w:r>
    </w:p>
    <w:p w14:paraId="61A4EF58" w14:textId="47DD59CD" w:rsidR="00D70DE2" w:rsidRPr="00D70DE2" w:rsidRDefault="00D70DE2" w:rsidP="00D70DE2">
      <w:pPr>
        <w:pStyle w:val="Caption"/>
        <w:rPr>
          <w:rFonts w:cs="Times New Roman"/>
          <w:iCs/>
          <w:lang w:val="en-US"/>
        </w:rPr>
      </w:pPr>
      <w:r w:rsidRPr="0083108C">
        <w:rPr>
          <w:rFonts w:cs="Times New Roman"/>
        </w:rPr>
        <w:t xml:space="preserve">Hình </w:t>
      </w:r>
      <w:r>
        <w:rPr>
          <w:rFonts w:cs="Times New Roman"/>
          <w:lang w:val="en-US"/>
        </w:rPr>
        <w:t>7</w:t>
      </w:r>
      <w:r w:rsidRPr="0083108C">
        <w:rPr>
          <w:rFonts w:cs="Times New Roman"/>
          <w:iCs/>
        </w:rPr>
        <w:t xml:space="preserve">: </w:t>
      </w:r>
      <w:r>
        <w:rPr>
          <w:rFonts w:cs="Times New Roman"/>
          <w:iCs/>
          <w:lang w:val="en-US"/>
        </w:rPr>
        <w:t>Zerossl certificate</w:t>
      </w:r>
    </w:p>
    <w:p w14:paraId="39DD6637" w14:textId="79DFB63C" w:rsidR="00896092" w:rsidRPr="00A5343C" w:rsidRDefault="00896092" w:rsidP="00896092">
      <w:pPr>
        <w:pStyle w:val="Heading1"/>
      </w:pPr>
      <w:bookmarkStart w:id="69" w:name="_Toc367742507"/>
      <w:ins w:id="70" w:author="Phạm Nguyễn Hải Anh" w:date="2023-06-23T20:27:00Z">
        <w:r>
          <w:t>NGỮ CẢNH ỨNG DỤNG VÀ TRIỂN KHAI THỬ</w:t>
        </w:r>
      </w:ins>
      <w:r w:rsidR="001F0F92">
        <w:t xml:space="preserve"> </w:t>
      </w:r>
      <w:ins w:id="71" w:author="Phạm Nguyễn Hải Anh" w:date="2023-06-23T20:27:00Z">
        <w:r>
          <w:t>NGHIỆM</w:t>
        </w:r>
      </w:ins>
      <w:bookmarkEnd w:id="69"/>
    </w:p>
    <w:p w14:paraId="63DF23A8" w14:textId="793DEFF2" w:rsidR="00896092" w:rsidRPr="00A5343C" w:rsidRDefault="00896092" w:rsidP="00CC4FAD">
      <w:pPr>
        <w:pStyle w:val="Heading2"/>
        <w:rPr>
          <w:rFonts w:cs="Times New Roman"/>
          <w:lang w:val="en-US"/>
        </w:rPr>
      </w:pPr>
      <w:r>
        <w:rPr>
          <w:rFonts w:cs="Times New Roman"/>
          <w:lang w:val="en-US"/>
        </w:rPr>
        <w:t>Kịch bản triển khai</w:t>
      </w:r>
    </w:p>
    <w:p w14:paraId="0267D22E" w14:textId="77777777" w:rsidR="00896092" w:rsidRDefault="00896092" w:rsidP="00896092">
      <w:pPr>
        <w:pStyle w:val="Heading3"/>
        <w:rPr>
          <w:rFonts w:ascii="Times New Roman" w:hAnsi="Times New Roman" w:cs="Times New Roman"/>
          <w:lang w:val="en-US"/>
        </w:rPr>
      </w:pPr>
      <w:r>
        <w:rPr>
          <w:rFonts w:ascii="Times New Roman" w:hAnsi="Times New Roman" w:cs="Times New Roman"/>
          <w:lang w:val="en-US"/>
        </w:rPr>
        <w:t>Chuẩn bị</w:t>
      </w:r>
    </w:p>
    <w:p w14:paraId="63F6E2A2" w14:textId="77777777" w:rsidR="00896092" w:rsidRPr="00A66257" w:rsidRDefault="00896092" w:rsidP="00896092">
      <w:pPr>
        <w:pStyle w:val="ListParagraph"/>
        <w:numPr>
          <w:ilvl w:val="0"/>
          <w:numId w:val="74"/>
        </w:numPr>
        <w:spacing w:line="360" w:lineRule="auto"/>
      </w:pPr>
      <w:r>
        <w:t>Platform triển khai container: Docker</w:t>
      </w:r>
    </w:p>
    <w:p w14:paraId="11615C57" w14:textId="77777777" w:rsidR="00896092" w:rsidRDefault="00896092" w:rsidP="00896092">
      <w:pPr>
        <w:pStyle w:val="ListParagraph"/>
        <w:numPr>
          <w:ilvl w:val="0"/>
          <w:numId w:val="74"/>
        </w:numPr>
        <w:spacing w:line="360" w:lineRule="auto"/>
      </w:pPr>
      <w:r>
        <w:t>Thư viện sử dụng:</w:t>
      </w:r>
    </w:p>
    <w:p w14:paraId="5F2026E8" w14:textId="77777777" w:rsidR="00896092" w:rsidRDefault="00896092" w:rsidP="00896092">
      <w:pPr>
        <w:pStyle w:val="ListParagraph"/>
        <w:numPr>
          <w:ilvl w:val="1"/>
          <w:numId w:val="74"/>
        </w:numPr>
        <w:spacing w:line="360" w:lineRule="auto"/>
      </w:pPr>
      <w:r>
        <w:t>PyJWT: Thư viện của Python cho phép encode và decode JWT</w:t>
      </w:r>
    </w:p>
    <w:p w14:paraId="6F81800C" w14:textId="5CD118EF" w:rsidR="00896092" w:rsidRDefault="00896092" w:rsidP="00896092">
      <w:pPr>
        <w:pStyle w:val="ListParagraph"/>
        <w:numPr>
          <w:ilvl w:val="0"/>
          <w:numId w:val="74"/>
        </w:numPr>
        <w:spacing w:line="360" w:lineRule="auto"/>
      </w:pPr>
      <w:r>
        <w:t>Môi trường</w:t>
      </w:r>
      <w:r w:rsidR="008F207F">
        <w:t xml:space="preserve"> của Server</w:t>
      </w:r>
      <w:r w:rsidR="001A1A59">
        <w:t xml:space="preserve"> theo </w:t>
      </w:r>
      <w:r w:rsidR="00E82AFB">
        <w:t xml:space="preserve"> dạng </w:t>
      </w:r>
      <w:r w:rsidR="005E22F6">
        <w:t>Serverless</w:t>
      </w:r>
      <w:r>
        <w:t xml:space="preserve">: </w:t>
      </w:r>
    </w:p>
    <w:p w14:paraId="561A5088" w14:textId="77777777" w:rsidR="00896092" w:rsidRDefault="00896092" w:rsidP="00896092">
      <w:pPr>
        <w:pStyle w:val="ListParagraph"/>
        <w:numPr>
          <w:ilvl w:val="1"/>
          <w:numId w:val="74"/>
        </w:numPr>
        <w:spacing w:line="360" w:lineRule="auto"/>
      </w:pPr>
      <w:r>
        <w:t>Amzaon Linux phiên bản 2 (CentOS) của AWS EC2</w:t>
      </w:r>
    </w:p>
    <w:p w14:paraId="4A905B21" w14:textId="77777777" w:rsidR="00896092" w:rsidRDefault="00896092" w:rsidP="00896092">
      <w:pPr>
        <w:pStyle w:val="ListParagraph"/>
        <w:numPr>
          <w:ilvl w:val="0"/>
          <w:numId w:val="74"/>
        </w:numPr>
        <w:spacing w:line="360" w:lineRule="auto"/>
      </w:pPr>
      <w:r>
        <w:t>Hệ quản trị cơ sở dữ liệu: MySQL</w:t>
      </w:r>
    </w:p>
    <w:p w14:paraId="7C584E74" w14:textId="63355573" w:rsidR="00ED7E24" w:rsidRDefault="00E617D6" w:rsidP="00896092">
      <w:pPr>
        <w:pStyle w:val="ListParagraph"/>
        <w:numPr>
          <w:ilvl w:val="0"/>
          <w:numId w:val="74"/>
        </w:numPr>
        <w:spacing w:line="360" w:lineRule="auto"/>
      </w:pPr>
      <w:r>
        <w:t>Các c</w:t>
      </w:r>
      <w:r w:rsidR="00ED7E24">
        <w:t xml:space="preserve">lient: </w:t>
      </w:r>
    </w:p>
    <w:p w14:paraId="14B11F65" w14:textId="754DC81F" w:rsidR="00E617D6" w:rsidRDefault="00E617D6" w:rsidP="00E617D6">
      <w:pPr>
        <w:pStyle w:val="ListParagraph"/>
        <w:numPr>
          <w:ilvl w:val="1"/>
          <w:numId w:val="74"/>
        </w:numPr>
        <w:spacing w:line="360" w:lineRule="auto"/>
      </w:pPr>
      <w:r>
        <w:t xml:space="preserve">1 máy </w:t>
      </w:r>
      <w:r w:rsidR="00E963E6">
        <w:t>W</w:t>
      </w:r>
      <w:r>
        <w:t>indows</w:t>
      </w:r>
      <w:r w:rsidR="00E963E6">
        <w:t xml:space="preserve"> (</w:t>
      </w:r>
      <w:r w:rsidR="00B23BC9">
        <w:t>Wins 11)</w:t>
      </w:r>
    </w:p>
    <w:p w14:paraId="07F06798" w14:textId="277E771C" w:rsidR="00663B0B" w:rsidRDefault="00663B0B" w:rsidP="00663B0B">
      <w:pPr>
        <w:pStyle w:val="ListParagraph"/>
        <w:numPr>
          <w:ilvl w:val="2"/>
          <w:numId w:val="74"/>
        </w:numPr>
        <w:spacing w:line="360" w:lineRule="auto"/>
      </w:pPr>
      <w:r>
        <w:t>Cài đặt công cụ curl của Linux</w:t>
      </w:r>
    </w:p>
    <w:p w14:paraId="2173F4B5" w14:textId="73F7313C" w:rsidR="00B23BC9" w:rsidRDefault="00B23BC9" w:rsidP="00E617D6">
      <w:pPr>
        <w:pStyle w:val="ListParagraph"/>
        <w:numPr>
          <w:ilvl w:val="1"/>
          <w:numId w:val="74"/>
        </w:numPr>
        <w:spacing w:line="360" w:lineRule="auto"/>
      </w:pPr>
      <w:r>
        <w:t>1 máy Ubuntu (</w:t>
      </w:r>
      <w:r w:rsidR="00F7281C">
        <w:t>phiên bản 20.04</w:t>
      </w:r>
      <w:r w:rsidR="008D5BDB">
        <w:t xml:space="preserve"> LTS</w:t>
      </w:r>
      <w:r w:rsidR="00F7281C">
        <w:t>)</w:t>
      </w:r>
    </w:p>
    <w:p w14:paraId="00AB9207" w14:textId="0807B684" w:rsidR="00252D11" w:rsidRDefault="00252D11" w:rsidP="00E617D6">
      <w:pPr>
        <w:pStyle w:val="ListParagraph"/>
        <w:numPr>
          <w:ilvl w:val="1"/>
          <w:numId w:val="74"/>
        </w:numPr>
        <w:spacing w:line="360" w:lineRule="auto"/>
      </w:pPr>
      <w:r>
        <w:t>1</w:t>
      </w:r>
      <w:r w:rsidR="00801620">
        <w:t xml:space="preserve"> điện thoại (Iphone </w:t>
      </w:r>
      <w:r w:rsidR="008D5BDB">
        <w:t>11)</w:t>
      </w:r>
    </w:p>
    <w:p w14:paraId="44E0B0ED" w14:textId="3651A873" w:rsidR="00C7749E" w:rsidRDefault="00C7749E" w:rsidP="00C7749E">
      <w:pPr>
        <w:pStyle w:val="ListParagraph"/>
        <w:numPr>
          <w:ilvl w:val="2"/>
          <w:numId w:val="74"/>
        </w:numPr>
        <w:spacing w:line="360" w:lineRule="auto"/>
      </w:pPr>
      <w:r>
        <w:t>Cài đặt ứng dụng API Tester</w:t>
      </w:r>
    </w:p>
    <w:p w14:paraId="1F04E625" w14:textId="77777777" w:rsidR="00896092" w:rsidRDefault="00896092" w:rsidP="00896092">
      <w:pPr>
        <w:pStyle w:val="Heading3"/>
        <w:rPr>
          <w:rFonts w:ascii="Times New Roman" w:hAnsi="Times New Roman" w:cs="Times New Roman"/>
          <w:lang w:val="en-US"/>
        </w:rPr>
      </w:pPr>
      <w:r>
        <w:rPr>
          <w:rFonts w:ascii="Times New Roman" w:hAnsi="Times New Roman" w:cs="Times New Roman"/>
          <w:lang w:val="en-US"/>
        </w:rPr>
        <w:lastRenderedPageBreak/>
        <w:t>Kịch bản triển khai</w:t>
      </w:r>
    </w:p>
    <w:p w14:paraId="7179D79B" w14:textId="7CE0DC6E" w:rsidR="008D5BDB" w:rsidRDefault="008D5BDB" w:rsidP="00896092">
      <w:pPr>
        <w:pStyle w:val="ListParagraph"/>
        <w:numPr>
          <w:ilvl w:val="0"/>
          <w:numId w:val="74"/>
        </w:numPr>
        <w:spacing w:line="360" w:lineRule="auto"/>
      </w:pPr>
      <w:r>
        <w:t xml:space="preserve">Client </w:t>
      </w:r>
      <w:r w:rsidR="00FA54D2">
        <w:t xml:space="preserve">là </w:t>
      </w:r>
      <w:r w:rsidR="00663B0B">
        <w:t>những thiết bị sử dụng hệ điều hành Windows, Linux và IOS</w:t>
      </w:r>
    </w:p>
    <w:p w14:paraId="19FDD529" w14:textId="1BADB15C" w:rsidR="00896092" w:rsidRDefault="00896092" w:rsidP="00896092">
      <w:pPr>
        <w:pStyle w:val="ListParagraph"/>
        <w:numPr>
          <w:ilvl w:val="0"/>
          <w:numId w:val="74"/>
        </w:numPr>
        <w:spacing w:line="360" w:lineRule="auto"/>
      </w:pPr>
      <w:r>
        <w:t>Mô hình triển khai các microservice trên docker:</w:t>
      </w:r>
    </w:p>
    <w:p w14:paraId="303D0924" w14:textId="77777777" w:rsidR="00805B2C" w:rsidRDefault="00805B2C" w:rsidP="00805B2C">
      <w:pPr>
        <w:ind w:left="587"/>
        <w:jc w:val="center"/>
      </w:pPr>
      <w:r w:rsidRPr="00583D07">
        <w:rPr>
          <w:noProof/>
        </w:rPr>
        <w:drawing>
          <wp:inline distT="0" distB="0" distL="0" distR="0" wp14:anchorId="488DAE79" wp14:editId="7E6B20A2">
            <wp:extent cx="4900085" cy="4267570"/>
            <wp:effectExtent l="0" t="0" r="0" b="0"/>
            <wp:docPr id="1555938031" name="Picture 1555938031" descr="A diagram of a ser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38031" name="Picture 1" descr="A diagram of a service&#10;&#10;Description automatically generated with low confidence"/>
                    <pic:cNvPicPr/>
                  </pic:nvPicPr>
                  <pic:blipFill>
                    <a:blip r:embed="rId19"/>
                    <a:stretch>
                      <a:fillRect/>
                    </a:stretch>
                  </pic:blipFill>
                  <pic:spPr>
                    <a:xfrm>
                      <a:off x="0" y="0"/>
                      <a:ext cx="4900085" cy="4267570"/>
                    </a:xfrm>
                    <a:prstGeom prst="rect">
                      <a:avLst/>
                    </a:prstGeom>
                  </pic:spPr>
                </pic:pic>
              </a:graphicData>
            </a:graphic>
          </wp:inline>
        </w:drawing>
      </w:r>
    </w:p>
    <w:p w14:paraId="3BB8A755" w14:textId="73062B37" w:rsidR="00805B2C" w:rsidRPr="00805B2C" w:rsidRDefault="00805B2C" w:rsidP="00805B2C">
      <w:pPr>
        <w:jc w:val="center"/>
        <w:rPr>
          <w:i/>
          <w:iCs/>
        </w:rPr>
      </w:pPr>
      <w:r w:rsidRPr="00805B2C">
        <w:rPr>
          <w:i/>
          <w:iCs/>
        </w:rPr>
        <w:t>Mô hình các microservice trên docker</w:t>
      </w:r>
    </w:p>
    <w:p w14:paraId="39E756D1" w14:textId="775F9058" w:rsidR="00896092" w:rsidRDefault="00896092" w:rsidP="00896092">
      <w:pPr>
        <w:pStyle w:val="ListParagraph"/>
        <w:numPr>
          <w:ilvl w:val="1"/>
          <w:numId w:val="74"/>
        </w:numPr>
        <w:spacing w:line="360" w:lineRule="auto"/>
      </w:pPr>
      <w:r>
        <w:t>Gateway: chuyển tiếp các luồng dữ liệu giữa người dùng và các microservice liên quan</w:t>
      </w:r>
      <w:r w:rsidR="00805B2C">
        <w:t>, bao gồm auth, task service và database</w:t>
      </w:r>
      <w:r>
        <w:t>.</w:t>
      </w:r>
      <w:r w:rsidR="00C546F9">
        <w:t xml:space="preserve"> Chuyển đổi giữa JWT và opaque token.</w:t>
      </w:r>
    </w:p>
    <w:p w14:paraId="7AFA705B" w14:textId="77777777" w:rsidR="00896092" w:rsidRDefault="00896092" w:rsidP="00896092">
      <w:r w:rsidRPr="00EE4887">
        <w:rPr>
          <w:noProof/>
        </w:rPr>
        <w:lastRenderedPageBreak/>
        <w:drawing>
          <wp:inline distT="0" distB="0" distL="0" distR="0" wp14:anchorId="04F5D4E7" wp14:editId="65F56367">
            <wp:extent cx="5579745" cy="2910840"/>
            <wp:effectExtent l="0" t="0" r="0" b="0"/>
            <wp:docPr id="63785648" name="Picture 6378564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648" name="Picture 1" descr="A screenshot of a computer screen&#10;&#10;Description automatically generated with medium confidence"/>
                    <pic:cNvPicPr/>
                  </pic:nvPicPr>
                  <pic:blipFill>
                    <a:blip r:embed="rId20"/>
                    <a:stretch>
                      <a:fillRect/>
                    </a:stretch>
                  </pic:blipFill>
                  <pic:spPr>
                    <a:xfrm>
                      <a:off x="0" y="0"/>
                      <a:ext cx="5579745" cy="2910840"/>
                    </a:xfrm>
                    <a:prstGeom prst="rect">
                      <a:avLst/>
                    </a:prstGeom>
                  </pic:spPr>
                </pic:pic>
              </a:graphicData>
            </a:graphic>
          </wp:inline>
        </w:drawing>
      </w:r>
    </w:p>
    <w:p w14:paraId="74B54A7E" w14:textId="2C4C312F" w:rsidR="00896092" w:rsidRPr="00C9583E" w:rsidRDefault="00896092" w:rsidP="00896092">
      <w:pPr>
        <w:jc w:val="center"/>
        <w:rPr>
          <w:i/>
          <w:iCs/>
          <w:lang w:val="en-US"/>
        </w:rPr>
      </w:pPr>
      <w:r>
        <w:rPr>
          <w:i/>
          <w:iCs/>
          <w:lang w:val="en-US"/>
        </w:rPr>
        <w:t>Code gateway</w:t>
      </w:r>
    </w:p>
    <w:p w14:paraId="69F7B24A" w14:textId="6AF162C1" w:rsidR="00896092" w:rsidRDefault="00896092" w:rsidP="00896092">
      <w:pPr>
        <w:pStyle w:val="ListParagraph"/>
        <w:numPr>
          <w:ilvl w:val="1"/>
          <w:numId w:val="74"/>
        </w:numPr>
        <w:spacing w:line="360" w:lineRule="auto"/>
      </w:pPr>
      <w:r>
        <w:t xml:space="preserve"> Auth service: có chức năng đăng ký người dùng mới, tạo JWT khi đăng nhập</w:t>
      </w:r>
      <w:r w:rsidR="00C546F9">
        <w:t xml:space="preserve"> và quản lý chúng.</w:t>
      </w:r>
    </w:p>
    <w:p w14:paraId="5E7FBE16" w14:textId="77777777" w:rsidR="00896092" w:rsidRDefault="00896092" w:rsidP="00896092">
      <w:r w:rsidRPr="00167177">
        <w:rPr>
          <w:noProof/>
        </w:rPr>
        <w:drawing>
          <wp:inline distT="0" distB="0" distL="0" distR="0" wp14:anchorId="11F35D2F" wp14:editId="404A83BB">
            <wp:extent cx="5579745" cy="3337560"/>
            <wp:effectExtent l="0" t="0" r="0" b="0"/>
            <wp:docPr id="2118711723" name="Picture 2118711723"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11723" name="Picture 1" descr="A screen shot of a computer screen&#10;&#10;Description automatically generated with low confidence"/>
                    <pic:cNvPicPr/>
                  </pic:nvPicPr>
                  <pic:blipFill>
                    <a:blip r:embed="rId21"/>
                    <a:stretch>
                      <a:fillRect/>
                    </a:stretch>
                  </pic:blipFill>
                  <pic:spPr>
                    <a:xfrm>
                      <a:off x="0" y="0"/>
                      <a:ext cx="5579745" cy="3337560"/>
                    </a:xfrm>
                    <a:prstGeom prst="rect">
                      <a:avLst/>
                    </a:prstGeom>
                  </pic:spPr>
                </pic:pic>
              </a:graphicData>
            </a:graphic>
          </wp:inline>
        </w:drawing>
      </w:r>
    </w:p>
    <w:p w14:paraId="65AC3FD6" w14:textId="77777777" w:rsidR="00896092" w:rsidRDefault="00896092" w:rsidP="00896092">
      <w:r w:rsidRPr="007A1FE8">
        <w:rPr>
          <w:noProof/>
        </w:rPr>
        <w:lastRenderedPageBreak/>
        <w:drawing>
          <wp:inline distT="0" distB="0" distL="0" distR="0" wp14:anchorId="05AC647E" wp14:editId="4197FB28">
            <wp:extent cx="5579745" cy="3321685"/>
            <wp:effectExtent l="0" t="0" r="0" b="0"/>
            <wp:docPr id="1003159199" name="Picture 1003159199"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9199" name="Picture 1" descr="A screen shot of a computer screen&#10;&#10;Description automatically generated with low confidence"/>
                    <pic:cNvPicPr/>
                  </pic:nvPicPr>
                  <pic:blipFill>
                    <a:blip r:embed="rId22"/>
                    <a:stretch>
                      <a:fillRect/>
                    </a:stretch>
                  </pic:blipFill>
                  <pic:spPr>
                    <a:xfrm>
                      <a:off x="0" y="0"/>
                      <a:ext cx="5579745" cy="3321685"/>
                    </a:xfrm>
                    <a:prstGeom prst="rect">
                      <a:avLst/>
                    </a:prstGeom>
                  </pic:spPr>
                </pic:pic>
              </a:graphicData>
            </a:graphic>
          </wp:inline>
        </w:drawing>
      </w:r>
    </w:p>
    <w:p w14:paraId="1C19D986" w14:textId="2550E60C" w:rsidR="00896092" w:rsidRPr="007E16FB" w:rsidRDefault="00896092" w:rsidP="00896092">
      <w:pPr>
        <w:jc w:val="center"/>
        <w:rPr>
          <w:i/>
          <w:iCs/>
          <w:lang w:val="en-US"/>
        </w:rPr>
      </w:pPr>
      <w:r>
        <w:rPr>
          <w:i/>
          <w:iCs/>
          <w:lang w:val="en-US"/>
        </w:rPr>
        <w:t xml:space="preserve">Hình 8+9: </w:t>
      </w:r>
      <w:r w:rsidRPr="007E16FB">
        <w:rPr>
          <w:i/>
          <w:iCs/>
          <w:lang w:val="en-US"/>
        </w:rPr>
        <w:t>Code auth service</w:t>
      </w:r>
    </w:p>
    <w:p w14:paraId="26BAA8EC" w14:textId="725B9FCD" w:rsidR="00896092" w:rsidRDefault="00896092" w:rsidP="00896092">
      <w:pPr>
        <w:pStyle w:val="ListParagraph"/>
        <w:numPr>
          <w:ilvl w:val="1"/>
          <w:numId w:val="74"/>
        </w:numPr>
        <w:spacing w:line="360" w:lineRule="auto"/>
      </w:pPr>
      <w:r>
        <w:t>Task service: tạo ra các ghi chú</w:t>
      </w:r>
    </w:p>
    <w:p w14:paraId="61EF24E6" w14:textId="77777777" w:rsidR="00896092" w:rsidRDefault="00896092" w:rsidP="00896092">
      <w:r w:rsidRPr="00B50D34">
        <w:rPr>
          <w:noProof/>
        </w:rPr>
        <w:drawing>
          <wp:inline distT="0" distB="0" distL="0" distR="0" wp14:anchorId="7E8B0F02" wp14:editId="37CBCBFE">
            <wp:extent cx="5579745" cy="3419475"/>
            <wp:effectExtent l="0" t="0" r="0" b="0"/>
            <wp:docPr id="903206080" name="Picture 90320608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6080" name="Picture 1" descr="A screenshot of a computer screen&#10;&#10;Description automatically generated with medium confidence"/>
                    <pic:cNvPicPr/>
                  </pic:nvPicPr>
                  <pic:blipFill>
                    <a:blip r:embed="rId23"/>
                    <a:stretch>
                      <a:fillRect/>
                    </a:stretch>
                  </pic:blipFill>
                  <pic:spPr>
                    <a:xfrm>
                      <a:off x="0" y="0"/>
                      <a:ext cx="5579745" cy="3419475"/>
                    </a:xfrm>
                    <a:prstGeom prst="rect">
                      <a:avLst/>
                    </a:prstGeom>
                  </pic:spPr>
                </pic:pic>
              </a:graphicData>
            </a:graphic>
          </wp:inline>
        </w:drawing>
      </w:r>
    </w:p>
    <w:p w14:paraId="2E676A1E" w14:textId="792957B0" w:rsidR="00896092" w:rsidRPr="002F37F8" w:rsidRDefault="00896092" w:rsidP="00896092">
      <w:pPr>
        <w:jc w:val="center"/>
        <w:rPr>
          <w:i/>
          <w:iCs/>
          <w:lang w:val="en-US"/>
        </w:rPr>
      </w:pPr>
      <w:r>
        <w:rPr>
          <w:i/>
          <w:iCs/>
          <w:lang w:val="en-US"/>
        </w:rPr>
        <w:t>Hình 10: code task service</w:t>
      </w:r>
    </w:p>
    <w:p w14:paraId="505EBD37" w14:textId="77777777" w:rsidR="00896092" w:rsidRDefault="00896092" w:rsidP="00896092">
      <w:pPr>
        <w:pStyle w:val="ListParagraph"/>
        <w:numPr>
          <w:ilvl w:val="1"/>
          <w:numId w:val="74"/>
        </w:numPr>
        <w:spacing w:line="360" w:lineRule="auto"/>
      </w:pPr>
      <w:r>
        <w:lastRenderedPageBreak/>
        <w:t>Database service: tạo ra mỗi database ứng với từng service để lưu lại thông tin tương ứng.</w:t>
      </w:r>
    </w:p>
    <w:p w14:paraId="5D8DC949" w14:textId="77777777" w:rsidR="00896092" w:rsidRDefault="00896092" w:rsidP="00896092">
      <w:r w:rsidRPr="002F37F8">
        <w:rPr>
          <w:noProof/>
        </w:rPr>
        <w:drawing>
          <wp:inline distT="0" distB="0" distL="0" distR="0" wp14:anchorId="205DAA50" wp14:editId="445B8D23">
            <wp:extent cx="5579745" cy="2905760"/>
            <wp:effectExtent l="0" t="0" r="0" b="0"/>
            <wp:docPr id="1693750160" name="Picture 1693750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50160" name="Picture 1" descr="A screenshot of a computer&#10;&#10;Description automatically generated"/>
                    <pic:cNvPicPr/>
                  </pic:nvPicPr>
                  <pic:blipFill>
                    <a:blip r:embed="rId24"/>
                    <a:stretch>
                      <a:fillRect/>
                    </a:stretch>
                  </pic:blipFill>
                  <pic:spPr>
                    <a:xfrm>
                      <a:off x="0" y="0"/>
                      <a:ext cx="5579745" cy="2905760"/>
                    </a:xfrm>
                    <a:prstGeom prst="rect">
                      <a:avLst/>
                    </a:prstGeom>
                  </pic:spPr>
                </pic:pic>
              </a:graphicData>
            </a:graphic>
          </wp:inline>
        </w:drawing>
      </w:r>
    </w:p>
    <w:p w14:paraId="195B1CAA" w14:textId="4EAD3C05" w:rsidR="00C546F9" w:rsidRPr="00C546F9" w:rsidRDefault="00896092" w:rsidP="00C546F9">
      <w:pPr>
        <w:jc w:val="center"/>
        <w:rPr>
          <w:i/>
          <w:iCs/>
          <w:lang w:val="en-US"/>
        </w:rPr>
      </w:pPr>
      <w:r>
        <w:rPr>
          <w:i/>
          <w:iCs/>
          <w:lang w:val="en-US"/>
        </w:rPr>
        <w:t>Hình 11: sql script for database</w:t>
      </w:r>
    </w:p>
    <w:p w14:paraId="5B9E04D7" w14:textId="309EACB9" w:rsidR="00C546F9" w:rsidRDefault="00C546F9" w:rsidP="00896092">
      <w:pPr>
        <w:pStyle w:val="ListParagraph"/>
        <w:numPr>
          <w:ilvl w:val="0"/>
          <w:numId w:val="74"/>
        </w:numPr>
        <w:spacing w:line="360" w:lineRule="auto"/>
      </w:pPr>
      <w:r>
        <w:t>Đóng gói các chương trình trên thành</w:t>
      </w:r>
      <w:r w:rsidR="005734BC">
        <w:t xml:space="preserve"> container rồi đẩy lên docker hub.</w:t>
      </w:r>
    </w:p>
    <w:p w14:paraId="2071DC19" w14:textId="3AD8A85C" w:rsidR="005734BC" w:rsidRDefault="005734BC" w:rsidP="005734BC">
      <w:pPr>
        <w:jc w:val="center"/>
      </w:pPr>
      <w:r w:rsidRPr="005734BC">
        <w:drawing>
          <wp:inline distT="0" distB="0" distL="0" distR="0" wp14:anchorId="24BFA904" wp14:editId="5EF00DD7">
            <wp:extent cx="4636700" cy="3199834"/>
            <wp:effectExtent l="0" t="0" r="0" b="635"/>
            <wp:docPr id="17855023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2384" name="Picture 1" descr="A screenshot of a computer&#10;&#10;Description automatically generated with medium confidence"/>
                    <pic:cNvPicPr/>
                  </pic:nvPicPr>
                  <pic:blipFill>
                    <a:blip r:embed="rId25"/>
                    <a:stretch>
                      <a:fillRect/>
                    </a:stretch>
                  </pic:blipFill>
                  <pic:spPr>
                    <a:xfrm>
                      <a:off x="0" y="0"/>
                      <a:ext cx="4650320" cy="3209233"/>
                    </a:xfrm>
                    <a:prstGeom prst="rect">
                      <a:avLst/>
                    </a:prstGeom>
                  </pic:spPr>
                </pic:pic>
              </a:graphicData>
            </a:graphic>
          </wp:inline>
        </w:drawing>
      </w:r>
    </w:p>
    <w:p w14:paraId="34BD1A79" w14:textId="686400D1" w:rsidR="005734BC" w:rsidRDefault="005734BC" w:rsidP="00896092">
      <w:pPr>
        <w:pStyle w:val="ListParagraph"/>
        <w:numPr>
          <w:ilvl w:val="0"/>
          <w:numId w:val="74"/>
        </w:numPr>
        <w:spacing w:line="360" w:lineRule="auto"/>
      </w:pPr>
      <w:r>
        <w:lastRenderedPageBreak/>
        <w:t xml:space="preserve">Trên Server, </w:t>
      </w:r>
      <w:r w:rsidR="00A039C9">
        <w:t>kéo những image từ Docker hub. Tạo một mạng docker loại bridge bằng lệnh “</w:t>
      </w:r>
      <w:r w:rsidR="00A039C9" w:rsidRPr="00A039C9">
        <w:t>docker network create --driver bridge --subnet 172.0.0.1/19 my-nw</w:t>
      </w:r>
      <w:r w:rsidR="00A039C9">
        <w:t xml:space="preserve">” và </w:t>
      </w:r>
      <w:r>
        <w:t>thực thi các lệnh của docker để chạy các container.</w:t>
      </w:r>
      <w:r w:rsidR="00A039C9">
        <w:t xml:space="preserve"> </w:t>
      </w:r>
    </w:p>
    <w:p w14:paraId="4BB3148D" w14:textId="724BD4EB" w:rsidR="005734BC" w:rsidRDefault="005734BC" w:rsidP="005734BC">
      <w:r w:rsidRPr="005734BC">
        <w:drawing>
          <wp:inline distT="0" distB="0" distL="0" distR="0" wp14:anchorId="623421F2" wp14:editId="426490F6">
            <wp:extent cx="5579745" cy="980440"/>
            <wp:effectExtent l="0" t="0" r="1905" b="0"/>
            <wp:docPr id="414686499" name="Picture 1"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6499" name="Picture 1" descr="A computer screen with white text&#10;&#10;Description automatically generated with low confidence"/>
                    <pic:cNvPicPr/>
                  </pic:nvPicPr>
                  <pic:blipFill>
                    <a:blip r:embed="rId26"/>
                    <a:stretch>
                      <a:fillRect/>
                    </a:stretch>
                  </pic:blipFill>
                  <pic:spPr>
                    <a:xfrm>
                      <a:off x="0" y="0"/>
                      <a:ext cx="5579745" cy="980440"/>
                    </a:xfrm>
                    <a:prstGeom prst="rect">
                      <a:avLst/>
                    </a:prstGeom>
                  </pic:spPr>
                </pic:pic>
              </a:graphicData>
            </a:graphic>
          </wp:inline>
        </w:drawing>
      </w:r>
    </w:p>
    <w:p w14:paraId="2E7BF7F1" w14:textId="48869F8B" w:rsidR="005734BC" w:rsidRPr="005734BC" w:rsidRDefault="005734BC" w:rsidP="005734BC">
      <w:pPr>
        <w:jc w:val="center"/>
        <w:rPr>
          <w:i/>
          <w:lang w:val="en-US"/>
        </w:rPr>
      </w:pPr>
      <w:r>
        <w:rPr>
          <w:i/>
          <w:lang w:val="en-US"/>
        </w:rPr>
        <w:t>Chạy container MySQL database</w:t>
      </w:r>
    </w:p>
    <w:p w14:paraId="29280A24" w14:textId="7BF0C2B3" w:rsidR="005734BC" w:rsidRDefault="005734BC" w:rsidP="005734BC">
      <w:pPr>
        <w:jc w:val="center"/>
      </w:pPr>
      <w:r w:rsidRPr="005734BC">
        <w:drawing>
          <wp:inline distT="0" distB="0" distL="0" distR="0" wp14:anchorId="5E6A5937" wp14:editId="5BE16BF7">
            <wp:extent cx="5579745" cy="1305560"/>
            <wp:effectExtent l="0" t="0" r="1905" b="8890"/>
            <wp:docPr id="1236233725" name="Picture 1"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3725" name="Picture 1" descr="A computer screen with white text&#10;&#10;Description automatically generated with low confidence"/>
                    <pic:cNvPicPr/>
                  </pic:nvPicPr>
                  <pic:blipFill>
                    <a:blip r:embed="rId27"/>
                    <a:stretch>
                      <a:fillRect/>
                    </a:stretch>
                  </pic:blipFill>
                  <pic:spPr>
                    <a:xfrm>
                      <a:off x="0" y="0"/>
                      <a:ext cx="5579745" cy="1305560"/>
                    </a:xfrm>
                    <a:prstGeom prst="rect">
                      <a:avLst/>
                    </a:prstGeom>
                  </pic:spPr>
                </pic:pic>
              </a:graphicData>
            </a:graphic>
          </wp:inline>
        </w:drawing>
      </w:r>
    </w:p>
    <w:p w14:paraId="6DFA6DFF" w14:textId="4D921150" w:rsidR="005734BC" w:rsidRDefault="005734BC" w:rsidP="005734BC">
      <w:pPr>
        <w:jc w:val="center"/>
        <w:rPr>
          <w:i/>
          <w:iCs/>
          <w:lang w:val="en-US"/>
        </w:rPr>
      </w:pPr>
      <w:r>
        <w:rPr>
          <w:i/>
          <w:iCs/>
          <w:lang w:val="en-US"/>
        </w:rPr>
        <w:t>Chạy container task service</w:t>
      </w:r>
    </w:p>
    <w:p w14:paraId="5362C5E6" w14:textId="526F935A" w:rsidR="00A039C9" w:rsidRDefault="00A039C9" w:rsidP="00A039C9">
      <w:pPr>
        <w:rPr>
          <w:lang w:val="en-US"/>
        </w:rPr>
      </w:pPr>
      <w:r w:rsidRPr="00A039C9">
        <w:rPr>
          <w:lang w:val="en-US"/>
        </w:rPr>
        <w:drawing>
          <wp:inline distT="0" distB="0" distL="0" distR="0" wp14:anchorId="1D74B42C" wp14:editId="1FCF5D89">
            <wp:extent cx="5579745" cy="1174115"/>
            <wp:effectExtent l="0" t="0" r="1905" b="6985"/>
            <wp:docPr id="97087226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72266" name="Picture 1" descr="A screen shot of a computer&#10;&#10;Description automatically generated with medium confidence"/>
                    <pic:cNvPicPr/>
                  </pic:nvPicPr>
                  <pic:blipFill>
                    <a:blip r:embed="rId28"/>
                    <a:stretch>
                      <a:fillRect/>
                    </a:stretch>
                  </pic:blipFill>
                  <pic:spPr>
                    <a:xfrm>
                      <a:off x="0" y="0"/>
                      <a:ext cx="5579745" cy="1174115"/>
                    </a:xfrm>
                    <a:prstGeom prst="rect">
                      <a:avLst/>
                    </a:prstGeom>
                  </pic:spPr>
                </pic:pic>
              </a:graphicData>
            </a:graphic>
          </wp:inline>
        </w:drawing>
      </w:r>
    </w:p>
    <w:p w14:paraId="59D99141" w14:textId="031B09FE" w:rsidR="00A039C9" w:rsidRDefault="00A039C9" w:rsidP="00A039C9">
      <w:pPr>
        <w:jc w:val="center"/>
        <w:rPr>
          <w:i/>
          <w:iCs/>
          <w:lang w:val="en-US"/>
        </w:rPr>
      </w:pPr>
      <w:r>
        <w:rPr>
          <w:i/>
          <w:iCs/>
          <w:lang w:val="en-US"/>
        </w:rPr>
        <w:t>Chạy container gateway</w:t>
      </w:r>
    </w:p>
    <w:p w14:paraId="3C919D04" w14:textId="556B25D3" w:rsidR="00A039C9" w:rsidRDefault="00A039C9" w:rsidP="00A039C9">
      <w:pPr>
        <w:jc w:val="center"/>
        <w:rPr>
          <w:i/>
          <w:iCs/>
          <w:lang w:val="en-US"/>
        </w:rPr>
      </w:pPr>
      <w:r w:rsidRPr="00A039C9">
        <w:rPr>
          <w:i/>
          <w:iCs/>
          <w:lang w:val="en-US"/>
        </w:rPr>
        <w:drawing>
          <wp:inline distT="0" distB="0" distL="0" distR="0" wp14:anchorId="0A96FC01" wp14:editId="0AD934B3">
            <wp:extent cx="5579745" cy="1296670"/>
            <wp:effectExtent l="0" t="0" r="1905" b="0"/>
            <wp:docPr id="1076454071" name="Picture 1"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54071" name="Picture 1" descr="A computer screen with white text&#10;&#10;Description automatically generated with low confidence"/>
                    <pic:cNvPicPr/>
                  </pic:nvPicPr>
                  <pic:blipFill>
                    <a:blip r:embed="rId29"/>
                    <a:stretch>
                      <a:fillRect/>
                    </a:stretch>
                  </pic:blipFill>
                  <pic:spPr>
                    <a:xfrm>
                      <a:off x="0" y="0"/>
                      <a:ext cx="5579745" cy="1296670"/>
                    </a:xfrm>
                    <a:prstGeom prst="rect">
                      <a:avLst/>
                    </a:prstGeom>
                  </pic:spPr>
                </pic:pic>
              </a:graphicData>
            </a:graphic>
          </wp:inline>
        </w:drawing>
      </w:r>
    </w:p>
    <w:p w14:paraId="000BE289" w14:textId="15E11D0E" w:rsidR="00A039C9" w:rsidRPr="00A039C9" w:rsidRDefault="00A039C9" w:rsidP="00A039C9">
      <w:pPr>
        <w:jc w:val="center"/>
        <w:rPr>
          <w:i/>
          <w:iCs/>
          <w:lang w:val="en-US"/>
        </w:rPr>
      </w:pPr>
      <w:r>
        <w:rPr>
          <w:i/>
          <w:iCs/>
          <w:lang w:val="en-US"/>
        </w:rPr>
        <w:t>Chạy container auth</w:t>
      </w:r>
    </w:p>
    <w:p w14:paraId="29E248D7" w14:textId="6D58A898" w:rsidR="00896092" w:rsidRDefault="005734BC" w:rsidP="00896092">
      <w:pPr>
        <w:pStyle w:val="ListParagraph"/>
        <w:numPr>
          <w:ilvl w:val="0"/>
          <w:numId w:val="74"/>
        </w:numPr>
        <w:spacing w:line="360" w:lineRule="auto"/>
      </w:pPr>
      <w:r>
        <w:t>Ser</w:t>
      </w:r>
      <w:r w:rsidR="00896092">
        <w:t xml:space="preserve">ver thực thi Docker cho mô hình các microservice là 1 AWS EC2 instance. Server này được cấu hình để chạy cân bằng tải (load balancing) </w:t>
      </w:r>
      <w:r w:rsidR="00896092">
        <w:lastRenderedPageBreak/>
        <w:t xml:space="preserve">với replica=2 bằng dịch vụ AWS ELB. Con load balancer sẽ được gắn tên miền “mmhmicro.online” kèm với certificate đã ký được từ ZeroSSL. </w:t>
      </w:r>
    </w:p>
    <w:p w14:paraId="691137D8" w14:textId="77777777" w:rsidR="00896092" w:rsidRDefault="00896092" w:rsidP="00896092">
      <w:pPr>
        <w:pStyle w:val="ListParagraph"/>
        <w:numPr>
          <w:ilvl w:val="1"/>
          <w:numId w:val="74"/>
        </w:numPr>
        <w:spacing w:line="360" w:lineRule="auto"/>
      </w:pPr>
      <w:bookmarkStart w:id="72" w:name="_Hlk138462599"/>
      <w:r>
        <w:t>Import chứng chỉ đã được ký cho tên miền “mmhmicro.online” vào AWS Certificate Manager</w:t>
      </w:r>
      <w:bookmarkEnd w:id="72"/>
      <w:r>
        <w:t>.</w:t>
      </w:r>
    </w:p>
    <w:p w14:paraId="54984E35" w14:textId="77777777" w:rsidR="00896092" w:rsidRDefault="00896092" w:rsidP="00896092">
      <w:pPr>
        <w:jc w:val="center"/>
      </w:pPr>
      <w:r w:rsidRPr="00334798">
        <w:rPr>
          <w:noProof/>
        </w:rPr>
        <w:drawing>
          <wp:inline distT="0" distB="0" distL="0" distR="0" wp14:anchorId="10038048" wp14:editId="715CFF5A">
            <wp:extent cx="5579745" cy="2415540"/>
            <wp:effectExtent l="0" t="0" r="0" b="0"/>
            <wp:docPr id="1548748866" name="Picture 15487488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8866" name="Picture 1" descr="A screenshot of a computer&#10;&#10;Description automatically generated with medium confidence"/>
                    <pic:cNvPicPr/>
                  </pic:nvPicPr>
                  <pic:blipFill>
                    <a:blip r:embed="rId30"/>
                    <a:stretch>
                      <a:fillRect/>
                    </a:stretch>
                  </pic:blipFill>
                  <pic:spPr>
                    <a:xfrm>
                      <a:off x="0" y="0"/>
                      <a:ext cx="5579745" cy="2415540"/>
                    </a:xfrm>
                    <a:prstGeom prst="rect">
                      <a:avLst/>
                    </a:prstGeom>
                  </pic:spPr>
                </pic:pic>
              </a:graphicData>
            </a:graphic>
          </wp:inline>
        </w:drawing>
      </w:r>
    </w:p>
    <w:p w14:paraId="71FD20F1" w14:textId="4442F1CA" w:rsidR="00896092" w:rsidRPr="009741E0" w:rsidRDefault="00896092" w:rsidP="00896092">
      <w:pPr>
        <w:jc w:val="center"/>
        <w:rPr>
          <w:i/>
          <w:iCs/>
        </w:rPr>
      </w:pPr>
      <w:r>
        <w:rPr>
          <w:i/>
          <w:iCs/>
          <w:lang w:val="en-US"/>
        </w:rPr>
        <w:t xml:space="preserve">Hình 13: </w:t>
      </w:r>
      <w:r w:rsidRPr="001B7861">
        <w:rPr>
          <w:i/>
          <w:iCs/>
        </w:rPr>
        <w:t>Nhập chứng chỉ đã được ký cho ACM</w:t>
      </w:r>
    </w:p>
    <w:p w14:paraId="16E5A7A7" w14:textId="77777777" w:rsidR="00896092" w:rsidRDefault="00896092" w:rsidP="00896092">
      <w:pPr>
        <w:pStyle w:val="ListParagraph"/>
        <w:numPr>
          <w:ilvl w:val="1"/>
          <w:numId w:val="74"/>
        </w:numPr>
        <w:spacing w:line="360" w:lineRule="auto"/>
      </w:pPr>
      <w:r>
        <w:t>Tạo hosted zone cho domain trên AWS 53. Khi đó AWS sẽ cung cấp tên của 4 name server. Nhập chúng vào nơi mua domain.</w:t>
      </w:r>
    </w:p>
    <w:p w14:paraId="035D6CF1" w14:textId="77777777" w:rsidR="00896092" w:rsidRDefault="00896092" w:rsidP="00896092">
      <w:pPr>
        <w:jc w:val="center"/>
      </w:pPr>
      <w:r w:rsidRPr="00367275">
        <w:rPr>
          <w:noProof/>
        </w:rPr>
        <w:drawing>
          <wp:inline distT="0" distB="0" distL="0" distR="0" wp14:anchorId="17BD1E8D" wp14:editId="4D49CEA1">
            <wp:extent cx="5579745" cy="2522220"/>
            <wp:effectExtent l="0" t="0" r="0" b="0"/>
            <wp:docPr id="171967627" name="Picture 1719676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7627" name="Picture 1" descr="A screenshot of a computer&#10;&#10;Description automatically generated with medium confidence"/>
                    <pic:cNvPicPr/>
                  </pic:nvPicPr>
                  <pic:blipFill>
                    <a:blip r:embed="rId31"/>
                    <a:stretch>
                      <a:fillRect/>
                    </a:stretch>
                  </pic:blipFill>
                  <pic:spPr>
                    <a:xfrm>
                      <a:off x="0" y="0"/>
                      <a:ext cx="5579745" cy="2522220"/>
                    </a:xfrm>
                    <a:prstGeom prst="rect">
                      <a:avLst/>
                    </a:prstGeom>
                  </pic:spPr>
                </pic:pic>
              </a:graphicData>
            </a:graphic>
          </wp:inline>
        </w:drawing>
      </w:r>
    </w:p>
    <w:p w14:paraId="322900AA" w14:textId="77777777" w:rsidR="00896092" w:rsidRDefault="00896092" w:rsidP="00896092">
      <w:pPr>
        <w:jc w:val="center"/>
      </w:pPr>
      <w:r>
        <w:rPr>
          <w:noProof/>
        </w:rPr>
        <w:lastRenderedPageBreak/>
        <w:drawing>
          <wp:inline distT="0" distB="0" distL="0" distR="0" wp14:anchorId="2388D44D" wp14:editId="53455155">
            <wp:extent cx="5579745" cy="1972310"/>
            <wp:effectExtent l="0" t="0" r="0" b="0"/>
            <wp:docPr id="1084028137" name="Picture 10840281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1972310"/>
                    </a:xfrm>
                    <a:prstGeom prst="rect">
                      <a:avLst/>
                    </a:prstGeom>
                    <a:noFill/>
                    <a:ln>
                      <a:noFill/>
                    </a:ln>
                  </pic:spPr>
                </pic:pic>
              </a:graphicData>
            </a:graphic>
          </wp:inline>
        </w:drawing>
      </w:r>
    </w:p>
    <w:p w14:paraId="6A0B4C8D" w14:textId="1C7E747C" w:rsidR="00896092" w:rsidRPr="007A569C" w:rsidRDefault="00896092" w:rsidP="00896092">
      <w:pPr>
        <w:jc w:val="center"/>
        <w:rPr>
          <w:i/>
          <w:iCs/>
          <w:lang w:val="en-US"/>
        </w:rPr>
      </w:pPr>
      <w:r>
        <w:rPr>
          <w:i/>
          <w:iCs/>
          <w:lang w:val="en-US"/>
        </w:rPr>
        <w:t>Hình 14+15: Cấu hình DNS nameserver cho domain</w:t>
      </w:r>
    </w:p>
    <w:p w14:paraId="4E84B269" w14:textId="77777777" w:rsidR="00896092" w:rsidRDefault="00896092" w:rsidP="00896092">
      <w:pPr>
        <w:pStyle w:val="ListParagraph"/>
        <w:numPr>
          <w:ilvl w:val="1"/>
          <w:numId w:val="74"/>
        </w:numPr>
        <w:spacing w:line="360" w:lineRule="auto"/>
      </w:pPr>
      <w:r>
        <w:t>Tạo Load Balancer và Target group cho server.</w:t>
      </w:r>
    </w:p>
    <w:p w14:paraId="53BD4348" w14:textId="77777777" w:rsidR="00896092" w:rsidRDefault="00896092" w:rsidP="00896092">
      <w:pPr>
        <w:pStyle w:val="ListParagraph"/>
        <w:numPr>
          <w:ilvl w:val="2"/>
          <w:numId w:val="74"/>
        </w:numPr>
        <w:spacing w:line="360" w:lineRule="auto"/>
      </w:pPr>
      <w:r>
        <w:t xml:space="preserve">Con load balancer này chứa certificate import từ ACM. Giao thức lắng nghe từ internet là HTTPS, giao thức giao tiếp với server là HTTP. </w:t>
      </w:r>
    </w:p>
    <w:p w14:paraId="74D243A8" w14:textId="77777777" w:rsidR="00A16C02" w:rsidRDefault="00A16C02" w:rsidP="00A16C02">
      <w:pPr>
        <w:jc w:val="center"/>
      </w:pPr>
      <w:r w:rsidRPr="000F0EFC">
        <w:rPr>
          <w:noProof/>
        </w:rPr>
        <w:drawing>
          <wp:inline distT="0" distB="0" distL="0" distR="0" wp14:anchorId="10F3E8CB" wp14:editId="78366B57">
            <wp:extent cx="5579745" cy="3236595"/>
            <wp:effectExtent l="0" t="0" r="0" b="0"/>
            <wp:docPr id="570071462" name="Picture 5700714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71462" name="Picture 1" descr="A screenshot of a computer&#10;&#10;Description automatically generated with medium confidence"/>
                    <pic:cNvPicPr/>
                  </pic:nvPicPr>
                  <pic:blipFill>
                    <a:blip r:embed="rId33"/>
                    <a:stretch>
                      <a:fillRect/>
                    </a:stretch>
                  </pic:blipFill>
                  <pic:spPr>
                    <a:xfrm>
                      <a:off x="0" y="0"/>
                      <a:ext cx="5579745" cy="3236595"/>
                    </a:xfrm>
                    <a:prstGeom prst="rect">
                      <a:avLst/>
                    </a:prstGeom>
                  </pic:spPr>
                </pic:pic>
              </a:graphicData>
            </a:graphic>
          </wp:inline>
        </w:drawing>
      </w:r>
    </w:p>
    <w:p w14:paraId="1C985E93" w14:textId="2AAA6768" w:rsidR="00A16C02" w:rsidRPr="00A16C02" w:rsidRDefault="00A16C02" w:rsidP="00A16C02">
      <w:pPr>
        <w:jc w:val="center"/>
        <w:rPr>
          <w:i/>
          <w:iCs/>
        </w:rPr>
      </w:pPr>
      <w:r w:rsidRPr="00A16C02">
        <w:rPr>
          <w:i/>
          <w:iCs/>
        </w:rPr>
        <w:t>Hình 16: Thông tin Load balancer</w:t>
      </w:r>
    </w:p>
    <w:p w14:paraId="1ECAF288" w14:textId="77777777" w:rsidR="00896092" w:rsidRDefault="00896092" w:rsidP="00896092">
      <w:pPr>
        <w:pStyle w:val="ListParagraph"/>
        <w:numPr>
          <w:ilvl w:val="2"/>
          <w:numId w:val="74"/>
        </w:numPr>
        <w:spacing w:line="360" w:lineRule="auto"/>
      </w:pPr>
      <w:r>
        <w:t xml:space="preserve">Target group là nơi chứa những server. Load balancer sẽ luân phiên chuyển tiếp request tới những server có tình trạng tốt.  </w:t>
      </w:r>
    </w:p>
    <w:p w14:paraId="17AAE14E" w14:textId="6D796729" w:rsidR="00A16C02" w:rsidRDefault="00A16C02" w:rsidP="00A16C02">
      <w:r w:rsidRPr="00A16C02">
        <w:rPr>
          <w:noProof/>
        </w:rPr>
        <w:lastRenderedPageBreak/>
        <w:drawing>
          <wp:inline distT="0" distB="0" distL="0" distR="0" wp14:anchorId="65777DBD" wp14:editId="2835851D">
            <wp:extent cx="5579745" cy="2750820"/>
            <wp:effectExtent l="0" t="0" r="1905" b="0"/>
            <wp:docPr id="1538204378" name="Picture 15382043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04378" name="Picture 1" descr="A screenshot of a computer&#10;&#10;Description automatically generated"/>
                    <pic:cNvPicPr/>
                  </pic:nvPicPr>
                  <pic:blipFill>
                    <a:blip r:embed="rId34"/>
                    <a:stretch>
                      <a:fillRect/>
                    </a:stretch>
                  </pic:blipFill>
                  <pic:spPr>
                    <a:xfrm>
                      <a:off x="0" y="0"/>
                      <a:ext cx="5579745" cy="2750820"/>
                    </a:xfrm>
                    <a:prstGeom prst="rect">
                      <a:avLst/>
                    </a:prstGeom>
                  </pic:spPr>
                </pic:pic>
              </a:graphicData>
            </a:graphic>
          </wp:inline>
        </w:drawing>
      </w:r>
    </w:p>
    <w:p w14:paraId="4E931371" w14:textId="0EC64D4A" w:rsidR="00A16C02" w:rsidRPr="00D3713C" w:rsidRDefault="00C07F0F" w:rsidP="00A16C02">
      <w:pPr>
        <w:jc w:val="center"/>
        <w:rPr>
          <w:i/>
          <w:iCs/>
          <w:lang w:val="en-US"/>
        </w:rPr>
      </w:pPr>
      <w:r>
        <w:rPr>
          <w:i/>
          <w:iCs/>
          <w:lang w:val="en-US"/>
        </w:rPr>
        <w:t xml:space="preserve">Hình 17: </w:t>
      </w:r>
      <w:r w:rsidR="00D3713C">
        <w:rPr>
          <w:i/>
          <w:iCs/>
          <w:lang w:val="en-US"/>
        </w:rPr>
        <w:t>Thông tin target group</w:t>
      </w:r>
    </w:p>
    <w:p w14:paraId="63B8F3AB" w14:textId="77777777" w:rsidR="00896092" w:rsidRDefault="00896092" w:rsidP="00896092">
      <w:pPr>
        <w:pStyle w:val="ListParagraph"/>
        <w:numPr>
          <w:ilvl w:val="1"/>
          <w:numId w:val="74"/>
        </w:numPr>
        <w:spacing w:line="360" w:lineRule="auto"/>
      </w:pPr>
      <w:r>
        <w:t>Tại AWS Route 53, tạo DNS record type A để chuyển từ “mmhmicro.online” sang tên DNS của con load balancer.</w:t>
      </w:r>
    </w:p>
    <w:p w14:paraId="4968C142" w14:textId="77777777" w:rsidR="00896092" w:rsidRDefault="00896092" w:rsidP="00896092">
      <w:pPr>
        <w:jc w:val="center"/>
      </w:pPr>
      <w:r w:rsidRPr="00677E1F">
        <w:rPr>
          <w:noProof/>
        </w:rPr>
        <w:lastRenderedPageBreak/>
        <w:drawing>
          <wp:inline distT="0" distB="0" distL="0" distR="0" wp14:anchorId="22A4C5D6" wp14:editId="26465CD0">
            <wp:extent cx="3924640" cy="4793395"/>
            <wp:effectExtent l="0" t="0" r="0" b="7620"/>
            <wp:docPr id="847684541" name="Picture 8476845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84541" name="Picture 1" descr="A screenshot of a computer&#10;&#10;Description automatically generated with medium confidence"/>
                    <pic:cNvPicPr/>
                  </pic:nvPicPr>
                  <pic:blipFill>
                    <a:blip r:embed="rId35"/>
                    <a:stretch>
                      <a:fillRect/>
                    </a:stretch>
                  </pic:blipFill>
                  <pic:spPr>
                    <a:xfrm>
                      <a:off x="0" y="0"/>
                      <a:ext cx="3924640" cy="4793395"/>
                    </a:xfrm>
                    <a:prstGeom prst="rect">
                      <a:avLst/>
                    </a:prstGeom>
                  </pic:spPr>
                </pic:pic>
              </a:graphicData>
            </a:graphic>
          </wp:inline>
        </w:drawing>
      </w:r>
    </w:p>
    <w:p w14:paraId="52CAEE85" w14:textId="6DB0F8D1" w:rsidR="00896092" w:rsidRPr="00583EE7" w:rsidRDefault="00896092" w:rsidP="00896092">
      <w:pPr>
        <w:jc w:val="center"/>
        <w:rPr>
          <w:i/>
          <w:iCs/>
          <w:lang w:val="en-US"/>
        </w:rPr>
      </w:pPr>
      <w:r>
        <w:rPr>
          <w:i/>
          <w:iCs/>
          <w:lang w:val="en-US"/>
        </w:rPr>
        <w:t>Hình 1</w:t>
      </w:r>
      <w:r w:rsidR="00C07F0F">
        <w:rPr>
          <w:i/>
          <w:iCs/>
          <w:lang w:val="en-US"/>
        </w:rPr>
        <w:t>8</w:t>
      </w:r>
      <w:r>
        <w:rPr>
          <w:i/>
          <w:iCs/>
          <w:lang w:val="en-US"/>
        </w:rPr>
        <w:t>: Chuyển từ tên miền sang tên DNS của load balancer</w:t>
      </w:r>
    </w:p>
    <w:p w14:paraId="4E2D5396" w14:textId="77777777" w:rsidR="00896092" w:rsidRPr="00CA2ECB" w:rsidRDefault="00896092" w:rsidP="00896092">
      <w:pPr>
        <w:rPr>
          <w:lang w:val="en-US"/>
        </w:rPr>
      </w:pPr>
      <w:r>
        <w:rPr>
          <w:lang w:val="en-US"/>
        </w:rPr>
        <w:tab/>
      </w:r>
    </w:p>
    <w:p w14:paraId="3BEC7137" w14:textId="77777777" w:rsidR="00896092" w:rsidRDefault="00896092" w:rsidP="00896092">
      <w:pPr>
        <w:jc w:val="center"/>
        <w:rPr>
          <w:lang w:val="en-US"/>
        </w:rPr>
      </w:pPr>
      <w:r>
        <w:rPr>
          <w:noProof/>
        </w:rPr>
        <w:lastRenderedPageBreak/>
        <w:drawing>
          <wp:inline distT="0" distB="0" distL="0" distR="0" wp14:anchorId="746368A2" wp14:editId="24B1FD39">
            <wp:extent cx="5579745" cy="3113405"/>
            <wp:effectExtent l="0" t="0" r="0" b="0"/>
            <wp:docPr id="22135495" name="Picture 221354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495" name="Picture 3"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3113405"/>
                    </a:xfrm>
                    <a:prstGeom prst="rect">
                      <a:avLst/>
                    </a:prstGeom>
                    <a:noFill/>
                    <a:ln>
                      <a:noFill/>
                    </a:ln>
                  </pic:spPr>
                </pic:pic>
              </a:graphicData>
            </a:graphic>
          </wp:inline>
        </w:drawing>
      </w:r>
    </w:p>
    <w:p w14:paraId="27F6C10A" w14:textId="5452FD1D" w:rsidR="00896092" w:rsidRPr="00B201FC" w:rsidRDefault="00896092" w:rsidP="00B201FC">
      <w:pPr>
        <w:jc w:val="center"/>
        <w:rPr>
          <w:i/>
          <w:iCs/>
          <w:lang w:val="en-US"/>
        </w:rPr>
      </w:pPr>
      <w:r>
        <w:rPr>
          <w:i/>
          <w:iCs/>
          <w:lang w:val="en-US"/>
        </w:rPr>
        <w:t>Hình 1</w:t>
      </w:r>
      <w:r w:rsidR="00C07F0F">
        <w:rPr>
          <w:i/>
          <w:iCs/>
          <w:lang w:val="en-US"/>
        </w:rPr>
        <w:t>9</w:t>
      </w:r>
      <w:r>
        <w:rPr>
          <w:i/>
          <w:iCs/>
          <w:lang w:val="en-US"/>
        </w:rPr>
        <w:t>: Mô hình triển khai trên AWS</w:t>
      </w:r>
    </w:p>
    <w:p w14:paraId="40585F18" w14:textId="77777777" w:rsidR="00896092" w:rsidRDefault="00896092" w:rsidP="00896092">
      <w:pPr>
        <w:pStyle w:val="Heading2"/>
        <w:rPr>
          <w:rFonts w:cs="Times New Roman"/>
          <w:lang w:val="en-US"/>
        </w:rPr>
      </w:pPr>
      <w:r>
        <w:rPr>
          <w:rFonts w:cs="Times New Roman"/>
          <w:lang w:val="en-US"/>
        </w:rPr>
        <w:t>Kết quả đạt được:</w:t>
      </w:r>
    </w:p>
    <w:p w14:paraId="0C076230" w14:textId="0BFA3137" w:rsidR="00867214" w:rsidRPr="00867214" w:rsidRDefault="00DD2B75" w:rsidP="00867214">
      <w:pPr>
        <w:rPr>
          <w:lang w:val="en-US"/>
        </w:rPr>
      </w:pPr>
      <w:r>
        <w:rPr>
          <w:lang w:val="en-US"/>
        </w:rPr>
        <w:t>Về bản chất, c</w:t>
      </w:r>
      <w:r w:rsidR="00867214">
        <w:rPr>
          <w:lang w:val="en-US"/>
        </w:rPr>
        <w:t xml:space="preserve">lient chỉ cần 1 công cụ </w:t>
      </w:r>
      <w:r w:rsidR="00146470">
        <w:rPr>
          <w:lang w:val="en-US"/>
        </w:rPr>
        <w:t xml:space="preserve">tạo ra HTTP request </w:t>
      </w:r>
      <w:r w:rsidR="00867214">
        <w:rPr>
          <w:lang w:val="en-US"/>
        </w:rPr>
        <w:t xml:space="preserve">để gọi đến </w:t>
      </w:r>
      <w:r w:rsidR="000C71D7">
        <w:rPr>
          <w:lang w:val="en-US"/>
        </w:rPr>
        <w:t>api của server.</w:t>
      </w:r>
    </w:p>
    <w:p w14:paraId="1944F9FB" w14:textId="5AA76C01" w:rsidR="00896092" w:rsidRDefault="00C12D2B" w:rsidP="00C07F0F">
      <w:pPr>
        <w:pStyle w:val="ListParagraph"/>
        <w:numPr>
          <w:ilvl w:val="0"/>
          <w:numId w:val="73"/>
        </w:numPr>
        <w:spacing w:line="360" w:lineRule="auto"/>
      </w:pPr>
      <w:r>
        <w:t xml:space="preserve">Trên </w:t>
      </w:r>
      <w:r w:rsidR="00ED05BA">
        <w:t xml:space="preserve">Windows </w:t>
      </w:r>
      <w:r>
        <w:t>C</w:t>
      </w:r>
      <w:r w:rsidR="00AA3FC4">
        <w:t>lient</w:t>
      </w:r>
      <w:r w:rsidR="003879E0">
        <w:t xml:space="preserve">, sử dụng </w:t>
      </w:r>
      <w:r w:rsidR="00682474">
        <w:t>công cụ curl để tương tác với server</w:t>
      </w:r>
      <w:r w:rsidR="00ED05BA">
        <w:t>:</w:t>
      </w:r>
    </w:p>
    <w:p w14:paraId="156CE2D0" w14:textId="585A7E8F" w:rsidR="00ED05BA" w:rsidRDefault="00ED05BA" w:rsidP="00C07F0F">
      <w:pPr>
        <w:pStyle w:val="ListParagraph"/>
        <w:numPr>
          <w:ilvl w:val="1"/>
          <w:numId w:val="73"/>
        </w:numPr>
        <w:spacing w:line="360" w:lineRule="auto"/>
      </w:pPr>
      <w:r>
        <w:t>Đăng ký tài khoản:</w:t>
      </w:r>
    </w:p>
    <w:p w14:paraId="44F25AFE" w14:textId="25DABD65" w:rsidR="002047B3" w:rsidRDefault="00826C1C" w:rsidP="00C07F0F">
      <w:pPr>
        <w:pStyle w:val="ListParagraph"/>
        <w:numPr>
          <w:ilvl w:val="2"/>
          <w:numId w:val="73"/>
        </w:numPr>
        <w:spacing w:line="360" w:lineRule="auto"/>
      </w:pPr>
      <w:r>
        <w:t xml:space="preserve">Option </w:t>
      </w:r>
      <w:r w:rsidR="00C57D58">
        <w:t xml:space="preserve">-X: </w:t>
      </w:r>
      <w:r w:rsidR="00A96F40">
        <w:t>tên phương thức</w:t>
      </w:r>
    </w:p>
    <w:p w14:paraId="2283C326" w14:textId="128DCD3F" w:rsidR="00826C1C" w:rsidRPr="00C12D2B" w:rsidRDefault="00826C1C" w:rsidP="00C07F0F">
      <w:pPr>
        <w:pStyle w:val="ListParagraph"/>
        <w:numPr>
          <w:ilvl w:val="2"/>
          <w:numId w:val="73"/>
        </w:numPr>
        <w:spacing w:line="360" w:lineRule="auto"/>
      </w:pPr>
      <w:r>
        <w:t xml:space="preserve">Option </w:t>
      </w:r>
      <w:r w:rsidR="007E192B">
        <w:t xml:space="preserve">-u: </w:t>
      </w:r>
      <w:r w:rsidR="003A5FCB">
        <w:t>thông tin tài khoản, mật khảu</w:t>
      </w:r>
    </w:p>
    <w:p w14:paraId="012F54B4" w14:textId="77777777" w:rsidR="00896092" w:rsidRDefault="00896092" w:rsidP="00896092">
      <w:pPr>
        <w:rPr>
          <w:rFonts w:ascii="Times New Roman" w:hAnsi="Times New Roman" w:cs="Times New Roman"/>
          <w:lang w:val="en-US"/>
        </w:rPr>
      </w:pPr>
      <w:r w:rsidRPr="002C2B44">
        <w:rPr>
          <w:rFonts w:ascii="Times New Roman" w:hAnsi="Times New Roman" w:cs="Times New Roman"/>
          <w:noProof/>
          <w:lang w:val="en-US"/>
        </w:rPr>
        <w:drawing>
          <wp:inline distT="0" distB="0" distL="0" distR="0" wp14:anchorId="5B4C3C9C" wp14:editId="16BE22C3">
            <wp:extent cx="5579745" cy="374650"/>
            <wp:effectExtent l="0" t="0" r="0" b="0"/>
            <wp:docPr id="869161902" name="Picture 86916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61902" name=""/>
                    <pic:cNvPicPr/>
                  </pic:nvPicPr>
                  <pic:blipFill>
                    <a:blip r:embed="rId37"/>
                    <a:stretch>
                      <a:fillRect/>
                    </a:stretch>
                  </pic:blipFill>
                  <pic:spPr>
                    <a:xfrm>
                      <a:off x="0" y="0"/>
                      <a:ext cx="5579745" cy="374650"/>
                    </a:xfrm>
                    <a:prstGeom prst="rect">
                      <a:avLst/>
                    </a:prstGeom>
                  </pic:spPr>
                </pic:pic>
              </a:graphicData>
            </a:graphic>
          </wp:inline>
        </w:drawing>
      </w:r>
    </w:p>
    <w:p w14:paraId="1BF433EF" w14:textId="1FEF8BD2" w:rsidR="00C07F0F" w:rsidRPr="00C07F0F" w:rsidRDefault="00C07F0F" w:rsidP="00C07F0F">
      <w:pPr>
        <w:jc w:val="center"/>
        <w:rPr>
          <w:rFonts w:ascii="Times New Roman" w:hAnsi="Times New Roman" w:cs="Times New Roman"/>
          <w:i/>
          <w:iCs/>
          <w:lang w:val="en-US"/>
        </w:rPr>
      </w:pPr>
      <w:r>
        <w:rPr>
          <w:rFonts w:ascii="Times New Roman" w:hAnsi="Times New Roman" w:cs="Times New Roman"/>
          <w:i/>
          <w:iCs/>
          <w:lang w:val="en-US"/>
        </w:rPr>
        <w:t>Đăng ký người dùng</w:t>
      </w:r>
    </w:p>
    <w:p w14:paraId="0FD13B5C" w14:textId="362533EF" w:rsidR="00896092" w:rsidRPr="00ED05BA" w:rsidRDefault="00896092" w:rsidP="00C07F0F">
      <w:pPr>
        <w:pStyle w:val="ListParagraph"/>
        <w:numPr>
          <w:ilvl w:val="0"/>
          <w:numId w:val="75"/>
        </w:numPr>
        <w:spacing w:line="360" w:lineRule="auto"/>
      </w:pPr>
      <w:r w:rsidRPr="00ED05BA">
        <w:t xml:space="preserve">Đăng nhập, server sẽ trả về 1 </w:t>
      </w:r>
      <w:r w:rsidR="00B36E47">
        <w:t>opaque</w:t>
      </w:r>
      <w:r w:rsidRPr="00ED05BA">
        <w:t xml:space="preserve"> </w:t>
      </w:r>
      <w:r w:rsidR="004C4D27">
        <w:t xml:space="preserve">token </w:t>
      </w:r>
      <w:r w:rsidRPr="00ED05BA">
        <w:t>có hiệu lực trong 10p:</w:t>
      </w:r>
    </w:p>
    <w:p w14:paraId="68DEF437" w14:textId="77777777" w:rsidR="00896092" w:rsidRDefault="00896092" w:rsidP="00896092">
      <w:pPr>
        <w:rPr>
          <w:rFonts w:ascii="Times New Roman" w:hAnsi="Times New Roman" w:cs="Times New Roman"/>
          <w:lang w:val="en-US"/>
        </w:rPr>
      </w:pPr>
      <w:r w:rsidRPr="005B105D">
        <w:rPr>
          <w:rFonts w:ascii="Times New Roman" w:hAnsi="Times New Roman" w:cs="Times New Roman"/>
          <w:noProof/>
          <w:lang w:val="en-US"/>
        </w:rPr>
        <w:drawing>
          <wp:inline distT="0" distB="0" distL="0" distR="0" wp14:anchorId="17485082" wp14:editId="4C455182">
            <wp:extent cx="5579745" cy="367665"/>
            <wp:effectExtent l="0" t="0" r="0" b="0"/>
            <wp:docPr id="2116203214" name="Picture 211620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03214" name=""/>
                    <pic:cNvPicPr/>
                  </pic:nvPicPr>
                  <pic:blipFill>
                    <a:blip r:embed="rId38"/>
                    <a:stretch>
                      <a:fillRect/>
                    </a:stretch>
                  </pic:blipFill>
                  <pic:spPr>
                    <a:xfrm>
                      <a:off x="0" y="0"/>
                      <a:ext cx="5579745" cy="367665"/>
                    </a:xfrm>
                    <a:prstGeom prst="rect">
                      <a:avLst/>
                    </a:prstGeom>
                  </pic:spPr>
                </pic:pic>
              </a:graphicData>
            </a:graphic>
          </wp:inline>
        </w:drawing>
      </w:r>
    </w:p>
    <w:p w14:paraId="09A95C4F" w14:textId="5F9EC792" w:rsidR="00C07F0F" w:rsidRPr="00C07F0F" w:rsidRDefault="00C07F0F" w:rsidP="00C07F0F">
      <w:pPr>
        <w:jc w:val="center"/>
        <w:rPr>
          <w:rFonts w:ascii="Times New Roman" w:hAnsi="Times New Roman" w:cs="Times New Roman"/>
          <w:i/>
          <w:iCs/>
          <w:lang w:val="en-US"/>
        </w:rPr>
      </w:pPr>
      <w:r>
        <w:rPr>
          <w:rFonts w:ascii="Times New Roman" w:hAnsi="Times New Roman" w:cs="Times New Roman"/>
          <w:i/>
          <w:iCs/>
          <w:lang w:val="en-US"/>
        </w:rPr>
        <w:t>Đăng nhập</w:t>
      </w:r>
    </w:p>
    <w:p w14:paraId="4C4BC55F" w14:textId="77777777" w:rsidR="00896092" w:rsidRDefault="00896092" w:rsidP="001C3901">
      <w:pPr>
        <w:pStyle w:val="ListParagraph"/>
        <w:numPr>
          <w:ilvl w:val="0"/>
          <w:numId w:val="75"/>
        </w:numPr>
        <w:spacing w:line="360" w:lineRule="auto"/>
      </w:pPr>
      <w:r w:rsidRPr="00B36E47">
        <w:t>Sử dụng token vừa cấp để thao tác trên task service (tạo ghi chú):</w:t>
      </w:r>
    </w:p>
    <w:p w14:paraId="60D0E7DC" w14:textId="6F675971" w:rsidR="00A849CB" w:rsidRDefault="00744333" w:rsidP="001C3901">
      <w:pPr>
        <w:pStyle w:val="ListParagraph"/>
        <w:numPr>
          <w:ilvl w:val="1"/>
          <w:numId w:val="75"/>
        </w:numPr>
        <w:spacing w:line="360" w:lineRule="auto"/>
      </w:pPr>
      <w:r>
        <w:lastRenderedPageBreak/>
        <w:t>Option -H: thêm trường header</w:t>
      </w:r>
    </w:p>
    <w:p w14:paraId="1F0CADAE" w14:textId="7C20EAD1" w:rsidR="00445195" w:rsidRDefault="00BB4324" w:rsidP="001C3901">
      <w:pPr>
        <w:pStyle w:val="ListParagraph"/>
        <w:numPr>
          <w:ilvl w:val="2"/>
          <w:numId w:val="75"/>
        </w:numPr>
        <w:spacing w:line="360" w:lineRule="auto"/>
      </w:pPr>
      <w:r>
        <w:t>Authorization: &lt;opaque-token&gt;</w:t>
      </w:r>
    </w:p>
    <w:p w14:paraId="00D0B867" w14:textId="1AF23EA2" w:rsidR="006C5EC0" w:rsidRPr="00B36E47" w:rsidRDefault="006C5EC0" w:rsidP="001C3901">
      <w:pPr>
        <w:pStyle w:val="ListParagraph"/>
        <w:numPr>
          <w:ilvl w:val="1"/>
          <w:numId w:val="75"/>
        </w:numPr>
        <w:spacing w:line="360" w:lineRule="auto"/>
      </w:pPr>
      <w:r>
        <w:t>Option -d: thêm dữ liệu vào server trong phương thức POST</w:t>
      </w:r>
    </w:p>
    <w:p w14:paraId="4EB63BC0" w14:textId="25C7F4BC" w:rsidR="00896092" w:rsidRDefault="00896092" w:rsidP="00896092">
      <w:pPr>
        <w:rPr>
          <w:rFonts w:ascii="Times New Roman" w:hAnsi="Times New Roman" w:cs="Times New Roman"/>
          <w:lang w:val="en-US"/>
        </w:rPr>
      </w:pPr>
      <w:r w:rsidRPr="00C071DF">
        <w:rPr>
          <w:rFonts w:ascii="Times New Roman" w:hAnsi="Times New Roman" w:cs="Times New Roman"/>
          <w:noProof/>
          <w:lang w:val="en-US"/>
        </w:rPr>
        <w:drawing>
          <wp:inline distT="0" distB="0" distL="0" distR="0" wp14:anchorId="1A54D09B" wp14:editId="42D37EC2">
            <wp:extent cx="5579745" cy="429260"/>
            <wp:effectExtent l="0" t="0" r="0" b="0"/>
            <wp:docPr id="1984912095" name="Picture 198491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12095" name=""/>
                    <pic:cNvPicPr/>
                  </pic:nvPicPr>
                  <pic:blipFill>
                    <a:blip r:embed="rId39"/>
                    <a:stretch>
                      <a:fillRect/>
                    </a:stretch>
                  </pic:blipFill>
                  <pic:spPr>
                    <a:xfrm>
                      <a:off x="0" y="0"/>
                      <a:ext cx="5579745" cy="429260"/>
                    </a:xfrm>
                    <a:prstGeom prst="rect">
                      <a:avLst/>
                    </a:prstGeom>
                  </pic:spPr>
                </pic:pic>
              </a:graphicData>
            </a:graphic>
          </wp:inline>
        </w:drawing>
      </w:r>
      <w:r>
        <w:rPr>
          <w:rFonts w:ascii="Times New Roman" w:hAnsi="Times New Roman" w:cs="Times New Roman"/>
          <w:lang w:val="en-US"/>
        </w:rPr>
        <w:t xml:space="preserve"> </w:t>
      </w:r>
    </w:p>
    <w:p w14:paraId="6886A629" w14:textId="4E454CF8" w:rsidR="00C07F0F" w:rsidRPr="00C07F0F" w:rsidRDefault="00C07F0F" w:rsidP="00C07F0F">
      <w:pPr>
        <w:jc w:val="center"/>
        <w:rPr>
          <w:rFonts w:ascii="Times New Roman" w:hAnsi="Times New Roman" w:cs="Times New Roman"/>
          <w:i/>
          <w:iCs/>
          <w:lang w:val="en-US"/>
        </w:rPr>
      </w:pPr>
      <w:r>
        <w:rPr>
          <w:rFonts w:ascii="Times New Roman" w:hAnsi="Times New Roman" w:cs="Times New Roman"/>
          <w:i/>
          <w:iCs/>
          <w:lang w:val="en-US"/>
        </w:rPr>
        <w:t>Thao tác trên server</w:t>
      </w:r>
    </w:p>
    <w:p w14:paraId="401F1D80" w14:textId="77777777" w:rsidR="00896092" w:rsidRPr="004C4D27" w:rsidRDefault="00896092" w:rsidP="001C3901">
      <w:pPr>
        <w:pStyle w:val="ListParagraph"/>
        <w:numPr>
          <w:ilvl w:val="0"/>
          <w:numId w:val="75"/>
        </w:numPr>
        <w:spacing w:line="360" w:lineRule="auto"/>
      </w:pPr>
      <w:r w:rsidRPr="004C4D27">
        <w:t>Sử dụng token này để lấy ghi chú vừa ghi:</w:t>
      </w:r>
    </w:p>
    <w:p w14:paraId="04BB8ECC" w14:textId="77777777" w:rsidR="00896092" w:rsidRDefault="00896092" w:rsidP="001C3901">
      <w:pPr>
        <w:jc w:val="center"/>
        <w:rPr>
          <w:rFonts w:ascii="Times New Roman" w:hAnsi="Times New Roman" w:cs="Times New Roman"/>
          <w:lang w:val="en-US"/>
        </w:rPr>
      </w:pPr>
      <w:r w:rsidRPr="00C41109">
        <w:rPr>
          <w:rFonts w:ascii="Times New Roman" w:hAnsi="Times New Roman" w:cs="Times New Roman"/>
          <w:noProof/>
          <w:lang w:val="en-US"/>
        </w:rPr>
        <w:drawing>
          <wp:inline distT="0" distB="0" distL="0" distR="0" wp14:anchorId="46B2B803" wp14:editId="514A1545">
            <wp:extent cx="5579745" cy="2018030"/>
            <wp:effectExtent l="0" t="0" r="0" b="0"/>
            <wp:docPr id="1276004333" name="Picture 1276004333"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04333" name="Picture 1" descr="A computer screen with white text&#10;&#10;Description automatically generated with low confidence"/>
                    <pic:cNvPicPr/>
                  </pic:nvPicPr>
                  <pic:blipFill>
                    <a:blip r:embed="rId40"/>
                    <a:stretch>
                      <a:fillRect/>
                    </a:stretch>
                  </pic:blipFill>
                  <pic:spPr>
                    <a:xfrm>
                      <a:off x="0" y="0"/>
                      <a:ext cx="5579745" cy="2018030"/>
                    </a:xfrm>
                    <a:prstGeom prst="rect">
                      <a:avLst/>
                    </a:prstGeom>
                  </pic:spPr>
                </pic:pic>
              </a:graphicData>
            </a:graphic>
          </wp:inline>
        </w:drawing>
      </w:r>
    </w:p>
    <w:p w14:paraId="3D604252" w14:textId="7739D43C" w:rsidR="00C07F0F" w:rsidRPr="00C07F0F" w:rsidRDefault="00C07F0F" w:rsidP="00C07F0F">
      <w:pPr>
        <w:jc w:val="center"/>
        <w:rPr>
          <w:rFonts w:ascii="Times New Roman" w:hAnsi="Times New Roman" w:cs="Times New Roman"/>
          <w:i/>
          <w:iCs/>
          <w:lang w:val="en-US"/>
        </w:rPr>
      </w:pPr>
      <w:r>
        <w:rPr>
          <w:rFonts w:ascii="Times New Roman" w:hAnsi="Times New Roman" w:cs="Times New Roman"/>
          <w:i/>
          <w:iCs/>
          <w:lang w:val="en-US"/>
        </w:rPr>
        <w:t>T</w:t>
      </w:r>
      <w:r w:rsidR="000C5C42">
        <w:rPr>
          <w:rFonts w:ascii="Times New Roman" w:hAnsi="Times New Roman" w:cs="Times New Roman"/>
          <w:i/>
          <w:iCs/>
          <w:lang w:val="en-US"/>
        </w:rPr>
        <w:t>hao tác trên server</w:t>
      </w:r>
    </w:p>
    <w:p w14:paraId="2A61CCAD" w14:textId="77777777" w:rsidR="00896092" w:rsidRPr="00C625A6" w:rsidRDefault="00896092" w:rsidP="000311B5">
      <w:pPr>
        <w:pStyle w:val="ListParagraph"/>
        <w:numPr>
          <w:ilvl w:val="0"/>
          <w:numId w:val="75"/>
        </w:numPr>
        <w:spacing w:line="360" w:lineRule="auto"/>
      </w:pPr>
      <w:r w:rsidRPr="00C625A6">
        <w:t>Đăng xuất. Server sẽ xóa dynamic token và JWT:</w:t>
      </w:r>
    </w:p>
    <w:p w14:paraId="1081E117" w14:textId="10FB00BC" w:rsidR="00D70DE2" w:rsidRDefault="00896092" w:rsidP="001C3901">
      <w:pPr>
        <w:jc w:val="center"/>
      </w:pPr>
      <w:r w:rsidRPr="009F5FE1">
        <w:rPr>
          <w:rFonts w:ascii="Times New Roman" w:hAnsi="Times New Roman" w:cs="Times New Roman"/>
          <w:noProof/>
          <w:lang w:val="en-US"/>
        </w:rPr>
        <w:drawing>
          <wp:inline distT="0" distB="0" distL="0" distR="0" wp14:anchorId="0857DC68" wp14:editId="2E395C84">
            <wp:extent cx="5579745" cy="361315"/>
            <wp:effectExtent l="0" t="0" r="1905" b="635"/>
            <wp:docPr id="1168683297" name="Picture 116868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83297" name=""/>
                    <pic:cNvPicPr/>
                  </pic:nvPicPr>
                  <pic:blipFill>
                    <a:blip r:embed="rId41"/>
                    <a:stretch>
                      <a:fillRect/>
                    </a:stretch>
                  </pic:blipFill>
                  <pic:spPr>
                    <a:xfrm>
                      <a:off x="0" y="0"/>
                      <a:ext cx="5579745" cy="361315"/>
                    </a:xfrm>
                    <a:prstGeom prst="rect">
                      <a:avLst/>
                    </a:prstGeom>
                  </pic:spPr>
                </pic:pic>
              </a:graphicData>
            </a:graphic>
          </wp:inline>
        </w:drawing>
      </w:r>
    </w:p>
    <w:p w14:paraId="2CE0ABD2" w14:textId="0B35B5F5" w:rsidR="000C5C42" w:rsidRPr="000C5C42" w:rsidRDefault="000C5C42" w:rsidP="000311B5">
      <w:pPr>
        <w:jc w:val="center"/>
        <w:rPr>
          <w:i/>
          <w:iCs/>
          <w:lang w:val="en-US"/>
        </w:rPr>
      </w:pPr>
      <w:r>
        <w:rPr>
          <w:i/>
          <w:iCs/>
          <w:lang w:val="en-US"/>
        </w:rPr>
        <w:t>Đăng xuất</w:t>
      </w:r>
    </w:p>
    <w:p w14:paraId="6DD1B875" w14:textId="78C90660" w:rsidR="00B83D04" w:rsidRDefault="00B83D04" w:rsidP="000311B5">
      <w:pPr>
        <w:pStyle w:val="ListParagraph"/>
        <w:numPr>
          <w:ilvl w:val="0"/>
          <w:numId w:val="73"/>
        </w:numPr>
        <w:spacing w:line="360" w:lineRule="auto"/>
      </w:pPr>
      <w:r>
        <w:t>Tương tự trên Ubuntu Client:</w:t>
      </w:r>
    </w:p>
    <w:p w14:paraId="3DCA8015" w14:textId="0BEC5349" w:rsidR="00B83D04" w:rsidRDefault="00B83D04" w:rsidP="000311B5">
      <w:pPr>
        <w:pStyle w:val="ListParagraph"/>
        <w:numPr>
          <w:ilvl w:val="1"/>
          <w:numId w:val="73"/>
        </w:numPr>
        <w:spacing w:line="360" w:lineRule="auto"/>
      </w:pPr>
      <w:r>
        <w:t xml:space="preserve">Đăng ký: </w:t>
      </w:r>
    </w:p>
    <w:p w14:paraId="45A0C719" w14:textId="3E942AC1" w:rsidR="00AB26A4" w:rsidRDefault="00AB26A4" w:rsidP="001C3901">
      <w:pPr>
        <w:jc w:val="center"/>
      </w:pPr>
      <w:r w:rsidRPr="00AB26A4">
        <w:rPr>
          <w:noProof/>
        </w:rPr>
        <w:drawing>
          <wp:inline distT="0" distB="0" distL="0" distR="0" wp14:anchorId="553905C7" wp14:editId="3E5E9333">
            <wp:extent cx="5579745" cy="475615"/>
            <wp:effectExtent l="0" t="0" r="1905" b="635"/>
            <wp:docPr id="101901469" name="Picture 10190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1469" name=""/>
                    <pic:cNvPicPr/>
                  </pic:nvPicPr>
                  <pic:blipFill>
                    <a:blip r:embed="rId42"/>
                    <a:stretch>
                      <a:fillRect/>
                    </a:stretch>
                  </pic:blipFill>
                  <pic:spPr>
                    <a:xfrm>
                      <a:off x="0" y="0"/>
                      <a:ext cx="5579745" cy="475615"/>
                    </a:xfrm>
                    <a:prstGeom prst="rect">
                      <a:avLst/>
                    </a:prstGeom>
                  </pic:spPr>
                </pic:pic>
              </a:graphicData>
            </a:graphic>
          </wp:inline>
        </w:drawing>
      </w:r>
    </w:p>
    <w:p w14:paraId="1747E1D7" w14:textId="3595F227" w:rsidR="00AB26A4" w:rsidRDefault="00AE55B1" w:rsidP="000311B5">
      <w:pPr>
        <w:pStyle w:val="ListParagraph"/>
        <w:numPr>
          <w:ilvl w:val="1"/>
          <w:numId w:val="73"/>
        </w:numPr>
        <w:spacing w:line="360" w:lineRule="auto"/>
      </w:pPr>
      <w:r>
        <w:t>Đăng nhập:</w:t>
      </w:r>
    </w:p>
    <w:p w14:paraId="0BFF0686" w14:textId="5F309CB2" w:rsidR="00AE55B1" w:rsidRDefault="00AE55B1" w:rsidP="001C3901">
      <w:pPr>
        <w:jc w:val="center"/>
      </w:pPr>
      <w:r w:rsidRPr="00AE55B1">
        <w:rPr>
          <w:noProof/>
        </w:rPr>
        <w:drawing>
          <wp:inline distT="0" distB="0" distL="0" distR="0" wp14:anchorId="66F84F59" wp14:editId="2DCB5627">
            <wp:extent cx="5579745" cy="339725"/>
            <wp:effectExtent l="0" t="0" r="1905" b="3175"/>
            <wp:docPr id="343503792" name="Picture 34350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03792" name=""/>
                    <pic:cNvPicPr/>
                  </pic:nvPicPr>
                  <pic:blipFill>
                    <a:blip r:embed="rId43"/>
                    <a:stretch>
                      <a:fillRect/>
                    </a:stretch>
                  </pic:blipFill>
                  <pic:spPr>
                    <a:xfrm>
                      <a:off x="0" y="0"/>
                      <a:ext cx="5579745" cy="339725"/>
                    </a:xfrm>
                    <a:prstGeom prst="rect">
                      <a:avLst/>
                    </a:prstGeom>
                  </pic:spPr>
                </pic:pic>
              </a:graphicData>
            </a:graphic>
          </wp:inline>
        </w:drawing>
      </w:r>
    </w:p>
    <w:p w14:paraId="31536F66" w14:textId="1FE41AAF" w:rsidR="00AB26A4" w:rsidRDefault="00600F9B" w:rsidP="000311B5">
      <w:pPr>
        <w:pStyle w:val="ListParagraph"/>
        <w:numPr>
          <w:ilvl w:val="1"/>
          <w:numId w:val="73"/>
        </w:numPr>
        <w:spacing w:line="360" w:lineRule="auto"/>
      </w:pPr>
      <w:r>
        <w:t>Thao tác với server</w:t>
      </w:r>
      <w:r w:rsidR="00D334A4">
        <w:t xml:space="preserve"> khi token hết hạn</w:t>
      </w:r>
      <w:r w:rsidR="00021F10">
        <w:t>:</w:t>
      </w:r>
    </w:p>
    <w:p w14:paraId="461FD1CA" w14:textId="201A3BFB" w:rsidR="00D334A4" w:rsidRDefault="00D334A4" w:rsidP="001C3901">
      <w:pPr>
        <w:jc w:val="center"/>
      </w:pPr>
      <w:r w:rsidRPr="00D334A4">
        <w:rPr>
          <w:noProof/>
        </w:rPr>
        <w:lastRenderedPageBreak/>
        <w:drawing>
          <wp:inline distT="0" distB="0" distL="0" distR="0" wp14:anchorId="297BDE62" wp14:editId="07B1B3F6">
            <wp:extent cx="5579745" cy="450850"/>
            <wp:effectExtent l="0" t="0" r="1905" b="6350"/>
            <wp:docPr id="1899600727" name="Picture 189960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00727" name=""/>
                    <pic:cNvPicPr/>
                  </pic:nvPicPr>
                  <pic:blipFill>
                    <a:blip r:embed="rId44"/>
                    <a:stretch>
                      <a:fillRect/>
                    </a:stretch>
                  </pic:blipFill>
                  <pic:spPr>
                    <a:xfrm>
                      <a:off x="0" y="0"/>
                      <a:ext cx="5579745" cy="450850"/>
                    </a:xfrm>
                    <a:prstGeom prst="rect">
                      <a:avLst/>
                    </a:prstGeom>
                  </pic:spPr>
                </pic:pic>
              </a:graphicData>
            </a:graphic>
          </wp:inline>
        </w:drawing>
      </w:r>
    </w:p>
    <w:p w14:paraId="24FFA7F5" w14:textId="0CE07FA6" w:rsidR="00AB26A4" w:rsidRDefault="00D334A4" w:rsidP="000311B5">
      <w:pPr>
        <w:pStyle w:val="ListParagraph"/>
        <w:numPr>
          <w:ilvl w:val="1"/>
          <w:numId w:val="73"/>
        </w:numPr>
        <w:spacing w:line="360" w:lineRule="auto"/>
      </w:pPr>
      <w:r>
        <w:t>Cần đăng nhập lại</w:t>
      </w:r>
      <w:r w:rsidR="00600F9B">
        <w:t>:</w:t>
      </w:r>
    </w:p>
    <w:p w14:paraId="0C1514BC" w14:textId="23D0E654" w:rsidR="00E13A96" w:rsidRDefault="00E13A96" w:rsidP="001C3901">
      <w:pPr>
        <w:jc w:val="center"/>
      </w:pPr>
      <w:r w:rsidRPr="00E13A96">
        <w:rPr>
          <w:noProof/>
        </w:rPr>
        <w:drawing>
          <wp:inline distT="0" distB="0" distL="0" distR="0" wp14:anchorId="2020F836" wp14:editId="02F597BD">
            <wp:extent cx="5579745" cy="391795"/>
            <wp:effectExtent l="0" t="0" r="1905" b="8255"/>
            <wp:docPr id="770180879" name="Picture 77018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80879" name=""/>
                    <pic:cNvPicPr/>
                  </pic:nvPicPr>
                  <pic:blipFill>
                    <a:blip r:embed="rId45"/>
                    <a:stretch>
                      <a:fillRect/>
                    </a:stretch>
                  </pic:blipFill>
                  <pic:spPr>
                    <a:xfrm>
                      <a:off x="0" y="0"/>
                      <a:ext cx="5579745" cy="391795"/>
                    </a:xfrm>
                    <a:prstGeom prst="rect">
                      <a:avLst/>
                    </a:prstGeom>
                  </pic:spPr>
                </pic:pic>
              </a:graphicData>
            </a:graphic>
          </wp:inline>
        </w:drawing>
      </w:r>
    </w:p>
    <w:p w14:paraId="31172B44" w14:textId="5EE65F95" w:rsidR="00A91B20" w:rsidRDefault="00CE67CB" w:rsidP="000311B5">
      <w:pPr>
        <w:pStyle w:val="ListParagraph"/>
        <w:numPr>
          <w:ilvl w:val="1"/>
          <w:numId w:val="73"/>
        </w:numPr>
        <w:spacing w:line="360" w:lineRule="auto"/>
      </w:pPr>
      <w:r>
        <w:t>Tạo ghi chú trên server:</w:t>
      </w:r>
    </w:p>
    <w:p w14:paraId="20ED4816" w14:textId="4638E479" w:rsidR="00B85FFA" w:rsidRDefault="00A91B20" w:rsidP="001C3901">
      <w:pPr>
        <w:jc w:val="center"/>
      </w:pPr>
      <w:r w:rsidRPr="00A91B20">
        <w:rPr>
          <w:noProof/>
        </w:rPr>
        <w:drawing>
          <wp:inline distT="0" distB="0" distL="0" distR="0" wp14:anchorId="0FA1DB7D" wp14:editId="078D45D0">
            <wp:extent cx="5579745" cy="520065"/>
            <wp:effectExtent l="0" t="0" r="1905" b="0"/>
            <wp:docPr id="637679736" name="Picture 63767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79736" name=""/>
                    <pic:cNvPicPr/>
                  </pic:nvPicPr>
                  <pic:blipFill>
                    <a:blip r:embed="rId46"/>
                    <a:stretch>
                      <a:fillRect/>
                    </a:stretch>
                  </pic:blipFill>
                  <pic:spPr>
                    <a:xfrm>
                      <a:off x="0" y="0"/>
                      <a:ext cx="5579745" cy="520065"/>
                    </a:xfrm>
                    <a:prstGeom prst="rect">
                      <a:avLst/>
                    </a:prstGeom>
                  </pic:spPr>
                </pic:pic>
              </a:graphicData>
            </a:graphic>
          </wp:inline>
        </w:drawing>
      </w:r>
    </w:p>
    <w:p w14:paraId="4D7003B9" w14:textId="2695B49A" w:rsidR="00D66BCE" w:rsidRDefault="00686555" w:rsidP="000311B5">
      <w:pPr>
        <w:pStyle w:val="ListParagraph"/>
        <w:numPr>
          <w:ilvl w:val="0"/>
          <w:numId w:val="73"/>
        </w:numPr>
        <w:spacing w:line="360" w:lineRule="auto"/>
      </w:pPr>
      <w:r>
        <w:t>Trên điện thoại:</w:t>
      </w:r>
    </w:p>
    <w:p w14:paraId="64485D94" w14:textId="2D40B84E" w:rsidR="00686555" w:rsidRDefault="00EE0B70" w:rsidP="000311B5">
      <w:pPr>
        <w:pStyle w:val="ListParagraph"/>
        <w:numPr>
          <w:ilvl w:val="1"/>
          <w:numId w:val="73"/>
        </w:numPr>
        <w:spacing w:line="360" w:lineRule="auto"/>
      </w:pPr>
      <w:r>
        <w:t>Đăng nhập tài khoản đã tạo trên máy tính Linux</w:t>
      </w:r>
    </w:p>
    <w:p w14:paraId="0604C2EF" w14:textId="0515864B" w:rsidR="00EE0B70" w:rsidRDefault="00025DA0" w:rsidP="002A6690">
      <w:pPr>
        <w:jc w:val="center"/>
      </w:pPr>
      <w:r w:rsidRPr="00025DA0">
        <w:rPr>
          <w:noProof/>
        </w:rPr>
        <w:drawing>
          <wp:inline distT="0" distB="0" distL="0" distR="0" wp14:anchorId="25CDAB50" wp14:editId="35A4D118">
            <wp:extent cx="4375052" cy="4608978"/>
            <wp:effectExtent l="0" t="0" r="6985" b="1270"/>
            <wp:docPr id="1994717628" name="Picture 1994717628"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7628" name="Picture 1" descr="Screens screenshot of a phone&#10;&#10;Description automatically generated with low confidence"/>
                    <pic:cNvPicPr/>
                  </pic:nvPicPr>
                  <pic:blipFill>
                    <a:blip r:embed="rId47"/>
                    <a:stretch>
                      <a:fillRect/>
                    </a:stretch>
                  </pic:blipFill>
                  <pic:spPr>
                    <a:xfrm>
                      <a:off x="0" y="0"/>
                      <a:ext cx="4381476" cy="4615745"/>
                    </a:xfrm>
                    <a:prstGeom prst="rect">
                      <a:avLst/>
                    </a:prstGeom>
                  </pic:spPr>
                </pic:pic>
              </a:graphicData>
            </a:graphic>
          </wp:inline>
        </w:drawing>
      </w:r>
    </w:p>
    <w:p w14:paraId="5FC17F47" w14:textId="1E4B8762" w:rsidR="00025DA0" w:rsidRDefault="00025DA0" w:rsidP="002A6690">
      <w:pPr>
        <w:jc w:val="center"/>
        <w:rPr>
          <w:i/>
          <w:iCs/>
          <w:lang w:val="en-US"/>
        </w:rPr>
      </w:pPr>
      <w:r>
        <w:rPr>
          <w:i/>
          <w:iCs/>
          <w:lang w:val="en-US"/>
        </w:rPr>
        <w:t>Tạo request</w:t>
      </w:r>
      <w:r w:rsidR="00CD25BA">
        <w:rPr>
          <w:i/>
          <w:iCs/>
          <w:lang w:val="en-US"/>
        </w:rPr>
        <w:t xml:space="preserve"> trên điện thoại</w:t>
      </w:r>
      <w:r>
        <w:rPr>
          <w:i/>
          <w:iCs/>
          <w:lang w:val="en-US"/>
        </w:rPr>
        <w:t xml:space="preserve"> tới server</w:t>
      </w:r>
    </w:p>
    <w:p w14:paraId="4D5E7C64" w14:textId="79DEB20C" w:rsidR="00CD25BA" w:rsidRDefault="00122A26" w:rsidP="002A6690">
      <w:pPr>
        <w:jc w:val="center"/>
        <w:rPr>
          <w:lang w:val="en-US"/>
        </w:rPr>
      </w:pPr>
      <w:r>
        <w:rPr>
          <w:noProof/>
        </w:rPr>
        <w:lastRenderedPageBreak/>
        <w:drawing>
          <wp:inline distT="0" distB="0" distL="0" distR="0" wp14:anchorId="5880B1F1" wp14:editId="7C386092">
            <wp:extent cx="2637594" cy="5711168"/>
            <wp:effectExtent l="0" t="0" r="0" b="4445"/>
            <wp:docPr id="118119914" name="Picture 1181199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41222" cy="5719023"/>
                    </a:xfrm>
                    <a:prstGeom prst="rect">
                      <a:avLst/>
                    </a:prstGeom>
                    <a:noFill/>
                    <a:ln>
                      <a:noFill/>
                    </a:ln>
                  </pic:spPr>
                </pic:pic>
              </a:graphicData>
            </a:graphic>
          </wp:inline>
        </w:drawing>
      </w:r>
    </w:p>
    <w:p w14:paraId="04E94B5C" w14:textId="5DA513B3" w:rsidR="00F32152" w:rsidRPr="00F32152" w:rsidRDefault="00F32152" w:rsidP="002A6690">
      <w:pPr>
        <w:jc w:val="center"/>
        <w:rPr>
          <w:i/>
          <w:iCs/>
          <w:lang w:val="en-US"/>
        </w:rPr>
      </w:pPr>
      <w:r>
        <w:rPr>
          <w:i/>
          <w:iCs/>
          <w:lang w:val="en-US"/>
        </w:rPr>
        <w:t xml:space="preserve">Server trả </w:t>
      </w:r>
      <w:r w:rsidR="00B4523F">
        <w:rPr>
          <w:i/>
          <w:iCs/>
          <w:lang w:val="en-US"/>
        </w:rPr>
        <w:t>opaque</w:t>
      </w:r>
    </w:p>
    <w:p w14:paraId="2BF4AE9F" w14:textId="1A15649D" w:rsidR="00EE0B70" w:rsidRDefault="001B55D6" w:rsidP="00686555">
      <w:pPr>
        <w:pStyle w:val="ListParagraph"/>
        <w:numPr>
          <w:ilvl w:val="1"/>
          <w:numId w:val="73"/>
        </w:numPr>
      </w:pPr>
      <w:r>
        <w:t>Tương tác với server:</w:t>
      </w:r>
    </w:p>
    <w:p w14:paraId="7A0D4A7D" w14:textId="2F777A7F" w:rsidR="00445195" w:rsidRDefault="00445195" w:rsidP="00445195">
      <w:pPr>
        <w:pStyle w:val="ListParagraph"/>
        <w:numPr>
          <w:ilvl w:val="2"/>
          <w:numId w:val="73"/>
        </w:numPr>
      </w:pPr>
      <w:r>
        <w:t>Thêm trường header “Authorization: &lt;opaque</w:t>
      </w:r>
      <w:r w:rsidR="00A441C1">
        <w:t>-token</w:t>
      </w:r>
      <w:r>
        <w:t>&gt;”</w:t>
      </w:r>
    </w:p>
    <w:p w14:paraId="0C2A1DD7" w14:textId="6FB028B1" w:rsidR="00445195" w:rsidRPr="00445195" w:rsidRDefault="00445195" w:rsidP="00445195">
      <w:pPr>
        <w:tabs>
          <w:tab w:val="left" w:pos="3074"/>
        </w:tabs>
        <w:rPr>
          <w:lang w:val="en-US"/>
        </w:rPr>
      </w:pPr>
    </w:p>
    <w:p w14:paraId="3E33B355" w14:textId="71463F12" w:rsidR="001B55D6" w:rsidRDefault="001B55D6" w:rsidP="001B55D6">
      <w:pPr>
        <w:jc w:val="center"/>
      </w:pPr>
      <w:r>
        <w:rPr>
          <w:noProof/>
        </w:rPr>
        <w:lastRenderedPageBreak/>
        <w:drawing>
          <wp:inline distT="0" distB="0" distL="0" distR="0" wp14:anchorId="7FFB6AC9" wp14:editId="5E57228E">
            <wp:extent cx="2385156" cy="5164568"/>
            <wp:effectExtent l="0" t="0" r="0" b="0"/>
            <wp:docPr id="390159081" name="Picture 39015908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3707" cy="5183084"/>
                    </a:xfrm>
                    <a:prstGeom prst="rect">
                      <a:avLst/>
                    </a:prstGeom>
                    <a:noFill/>
                    <a:ln>
                      <a:noFill/>
                    </a:ln>
                  </pic:spPr>
                </pic:pic>
              </a:graphicData>
            </a:graphic>
          </wp:inline>
        </w:drawing>
      </w:r>
    </w:p>
    <w:p w14:paraId="5098A078" w14:textId="3EB90A7E" w:rsidR="001B55D6" w:rsidRDefault="001B55D6" w:rsidP="001B55D6">
      <w:pPr>
        <w:jc w:val="center"/>
        <w:rPr>
          <w:i/>
          <w:iCs/>
          <w:lang w:val="en-US"/>
        </w:rPr>
      </w:pPr>
      <w:r>
        <w:rPr>
          <w:i/>
          <w:iCs/>
          <w:lang w:val="en-US"/>
        </w:rPr>
        <w:t>Client gửi request</w:t>
      </w:r>
    </w:p>
    <w:p w14:paraId="7C20ECD3" w14:textId="1870E31D" w:rsidR="001B55D6" w:rsidRDefault="00445195" w:rsidP="001B55D6">
      <w:pPr>
        <w:jc w:val="center"/>
        <w:rPr>
          <w:i/>
          <w:iCs/>
          <w:lang w:val="en-US"/>
        </w:rPr>
      </w:pPr>
      <w:r>
        <w:rPr>
          <w:noProof/>
        </w:rPr>
        <w:lastRenderedPageBreak/>
        <w:drawing>
          <wp:inline distT="0" distB="0" distL="0" distR="0" wp14:anchorId="7FD60FF0" wp14:editId="4BA34D94">
            <wp:extent cx="2672764" cy="5787322"/>
            <wp:effectExtent l="0" t="0" r="0" b="4445"/>
            <wp:docPr id="1839353350" name="Picture 183935335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75313" cy="5792842"/>
                    </a:xfrm>
                    <a:prstGeom prst="rect">
                      <a:avLst/>
                    </a:prstGeom>
                    <a:noFill/>
                    <a:ln>
                      <a:noFill/>
                    </a:ln>
                  </pic:spPr>
                </pic:pic>
              </a:graphicData>
            </a:graphic>
          </wp:inline>
        </w:drawing>
      </w:r>
    </w:p>
    <w:p w14:paraId="545032E0" w14:textId="508E3668" w:rsidR="00FA42BF" w:rsidRDefault="00445195" w:rsidP="001B55D6">
      <w:pPr>
        <w:jc w:val="center"/>
        <w:rPr>
          <w:i/>
          <w:iCs/>
          <w:lang w:val="en-US"/>
        </w:rPr>
      </w:pPr>
      <w:r>
        <w:rPr>
          <w:i/>
          <w:iCs/>
          <w:lang w:val="en-US"/>
        </w:rPr>
        <w:t>Server trả response</w:t>
      </w:r>
    </w:p>
    <w:p w14:paraId="18489D55" w14:textId="77777777" w:rsidR="00FA42BF" w:rsidRDefault="00FA42BF">
      <w:pPr>
        <w:spacing w:after="200" w:line="276" w:lineRule="auto"/>
        <w:rPr>
          <w:rFonts w:ascii="Times New Roman" w:eastAsiaTheme="majorEastAsia" w:hAnsi="Times New Roman" w:cs="Times New Roman"/>
          <w:b/>
          <w:spacing w:val="5"/>
          <w:kern w:val="28"/>
          <w:sz w:val="28"/>
          <w:szCs w:val="52"/>
          <w:lang w:val="en-US"/>
        </w:rPr>
      </w:pPr>
      <w:r>
        <w:rPr>
          <w:rFonts w:ascii="Times New Roman" w:hAnsi="Times New Roman" w:cs="Times New Roman"/>
          <w:lang w:val="en-US"/>
        </w:rPr>
        <w:br w:type="page"/>
      </w:r>
    </w:p>
    <w:p w14:paraId="52003C79" w14:textId="46ED4A4F" w:rsidR="00FA42BF" w:rsidRPr="00A5343C" w:rsidRDefault="00FA42BF" w:rsidP="00FA42BF">
      <w:pPr>
        <w:pStyle w:val="Title"/>
        <w:rPr>
          <w:rFonts w:ascii="Times New Roman" w:hAnsi="Times New Roman" w:cs="Times New Roman"/>
          <w:lang w:val="en-US"/>
        </w:rPr>
      </w:pPr>
      <w:r w:rsidRPr="00A5343C">
        <w:rPr>
          <w:rFonts w:ascii="Times New Roman" w:hAnsi="Times New Roman" w:cs="Times New Roman"/>
          <w:lang w:val="en-US"/>
        </w:rPr>
        <w:lastRenderedPageBreak/>
        <w:t>TÀI LIỆU THAM KHẢO</w:t>
      </w:r>
    </w:p>
    <w:p w14:paraId="608ED162" w14:textId="28F9B516" w:rsidR="000474F2" w:rsidRDefault="000474F2" w:rsidP="003F0D0A">
      <w:pPr>
        <w:pStyle w:val="ListParagraph"/>
        <w:numPr>
          <w:ilvl w:val="0"/>
          <w:numId w:val="76"/>
        </w:numPr>
        <w:ind w:left="450" w:hanging="450"/>
      </w:pPr>
      <w:r>
        <w:t xml:space="preserve">M. G. de Almeida and E. D. Canedo, “Authentication and Authorization in Microservices Architecture: A Systematic Literature Review,” </w:t>
      </w:r>
      <w:r w:rsidRPr="003F0D0A">
        <w:rPr>
          <w:i/>
          <w:iCs/>
        </w:rPr>
        <w:t>Appl. Sci.-Basel</w:t>
      </w:r>
      <w:r>
        <w:t xml:space="preserve">, vol. 12, no. 6, p. 3023, Mar. 2022, doi: </w:t>
      </w:r>
      <w:hyperlink r:id="rId51" w:history="1">
        <w:r>
          <w:rPr>
            <w:rStyle w:val="Hyperlink"/>
          </w:rPr>
          <w:t>10.3390/app12063023</w:t>
        </w:r>
      </w:hyperlink>
      <w:r>
        <w:t>.</w:t>
      </w:r>
    </w:p>
    <w:p w14:paraId="3DF919F0" w14:textId="28CBEFF8" w:rsidR="003F0D0A" w:rsidRDefault="00C233EC" w:rsidP="003F0D0A">
      <w:pPr>
        <w:pStyle w:val="ListParagraph"/>
        <w:numPr>
          <w:ilvl w:val="0"/>
          <w:numId w:val="76"/>
        </w:numPr>
        <w:ind w:left="450" w:hanging="450"/>
      </w:pPr>
      <w:r>
        <w:t>X.</w:t>
      </w:r>
      <w:r w:rsidRPr="00C233EC">
        <w:t xml:space="preserve"> </w:t>
      </w:r>
      <w:r>
        <w:t xml:space="preserve">He and X. Yang, “Authentication and Authorization of End User in Microservice Architecture,” </w:t>
      </w:r>
      <w:r>
        <w:rPr>
          <w:i/>
          <w:iCs/>
        </w:rPr>
        <w:t>J. Phys.: Conf. Ser.</w:t>
      </w:r>
      <w:r>
        <w:t xml:space="preserve">, vol. 910, no. 1, p. 012060, Oct. 2017, doi: </w:t>
      </w:r>
      <w:hyperlink r:id="rId52" w:history="1">
        <w:r>
          <w:rPr>
            <w:rStyle w:val="Hyperlink"/>
          </w:rPr>
          <w:t>10.1088/1742-6596/910/1/012060</w:t>
        </w:r>
      </w:hyperlink>
      <w:r>
        <w:t>.</w:t>
      </w:r>
    </w:p>
    <w:p w14:paraId="7886E749" w14:textId="3DBBF091" w:rsidR="003769F0" w:rsidRDefault="003769F0" w:rsidP="003F0D0A">
      <w:pPr>
        <w:pStyle w:val="ListParagraph"/>
        <w:numPr>
          <w:ilvl w:val="0"/>
          <w:numId w:val="76"/>
        </w:numPr>
        <w:ind w:left="450" w:hanging="450"/>
      </w:pPr>
      <w:r>
        <w:t>A.</w:t>
      </w:r>
      <w:r w:rsidRPr="003769F0">
        <w:t xml:space="preserve"> </w:t>
      </w:r>
      <w:r>
        <w:t xml:space="preserve">Banati, E. Kail, K. Karoczkai, and M. Kozlovszky, “Authentication and Authorization Orchestrator for microservice-based software architectures,” in </w:t>
      </w:r>
      <w:r>
        <w:rPr>
          <w:i/>
          <w:iCs/>
        </w:rPr>
        <w:t>2018 41st International Convention on Information and Communication Technology, Electronics and Microelectronics (mipro)</w:t>
      </w:r>
      <w:r>
        <w:t xml:space="preserve">, K. Skala, M. Koricic, T. G. Grbac, M. CicinSain, V. Sruk, S. Ribaric, S. Gros, B. Vrdoljak, M. Mauher, E. Tijan, P. Pale, and M. Janjic, Eds., New York: Ieee, 2018, pp. 1180–1184. Accessed: Apr. 04, 2023. [Online]. Available: </w:t>
      </w:r>
      <w:hyperlink r:id="rId53" w:history="1">
        <w:r>
          <w:rPr>
            <w:rStyle w:val="Hyperlink"/>
          </w:rPr>
          <w:t>https://www.webofscience.com/wos/woscc/full-record/WOS:000630901400203</w:t>
        </w:r>
      </w:hyperlink>
    </w:p>
    <w:p w14:paraId="3819D4AA" w14:textId="6A5A81A3" w:rsidR="00FA42BF" w:rsidRPr="00FA42BF" w:rsidRDefault="00EC6E93" w:rsidP="00773B44">
      <w:pPr>
        <w:pStyle w:val="ListParagraph"/>
        <w:numPr>
          <w:ilvl w:val="0"/>
          <w:numId w:val="76"/>
        </w:numPr>
        <w:ind w:left="450" w:hanging="450"/>
      </w:pPr>
      <w:r>
        <w:t>R.</w:t>
      </w:r>
      <w:r w:rsidRPr="00EC6E93">
        <w:t xml:space="preserve"> </w:t>
      </w:r>
      <w:r>
        <w:t xml:space="preserve">Melton, “Securing a Cloud-Native C2 Architecture Using SSO and JWT,” in </w:t>
      </w:r>
      <w:r w:rsidRPr="00EC6E93">
        <w:rPr>
          <w:i/>
          <w:iCs/>
        </w:rPr>
        <w:t>2021 Ieee Aerospace Conference (aeroconf 2021)</w:t>
      </w:r>
      <w:r>
        <w:t xml:space="preserve">, New York: Ieee, 2021. doi: </w:t>
      </w:r>
      <w:hyperlink r:id="rId54" w:history="1">
        <w:r>
          <w:rPr>
            <w:rStyle w:val="Hyperlink"/>
          </w:rPr>
          <w:t>10.1109/AERO50100.2021.9438218</w:t>
        </w:r>
      </w:hyperlink>
      <w:r>
        <w:t>.</w:t>
      </w:r>
    </w:p>
    <w:sectPr w:rsidR="00FA42BF" w:rsidRPr="00FA42BF"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963F8" w14:textId="77777777" w:rsidR="00ED3FA7" w:rsidRDefault="00ED3FA7" w:rsidP="00C05CE5">
      <w:pPr>
        <w:spacing w:after="0" w:line="240" w:lineRule="auto"/>
      </w:pPr>
      <w:r>
        <w:separator/>
      </w:r>
    </w:p>
  </w:endnote>
  <w:endnote w:type="continuationSeparator" w:id="0">
    <w:p w14:paraId="360E68F3" w14:textId="77777777" w:rsidR="00ED3FA7" w:rsidRDefault="00ED3FA7" w:rsidP="00C05CE5">
      <w:pPr>
        <w:spacing w:after="0" w:line="240" w:lineRule="auto"/>
      </w:pPr>
      <w:r>
        <w:continuationSeparator/>
      </w:r>
    </w:p>
  </w:endnote>
  <w:endnote w:type="continuationNotice" w:id="1">
    <w:p w14:paraId="74E681F8" w14:textId="77777777" w:rsidR="00ED3FA7" w:rsidRDefault="00ED3F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667A6629"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00AE1355"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AD589" w14:textId="77777777" w:rsidR="00ED3FA7" w:rsidRDefault="00ED3FA7" w:rsidP="00C05CE5">
      <w:pPr>
        <w:spacing w:after="0" w:line="240" w:lineRule="auto"/>
      </w:pPr>
      <w:r>
        <w:separator/>
      </w:r>
    </w:p>
  </w:footnote>
  <w:footnote w:type="continuationSeparator" w:id="0">
    <w:p w14:paraId="5F37F5EA" w14:textId="77777777" w:rsidR="00ED3FA7" w:rsidRDefault="00ED3FA7" w:rsidP="00C05CE5">
      <w:pPr>
        <w:spacing w:after="0" w:line="240" w:lineRule="auto"/>
      </w:pPr>
      <w:r>
        <w:continuationSeparator/>
      </w:r>
    </w:p>
  </w:footnote>
  <w:footnote w:type="continuationNotice" w:id="1">
    <w:p w14:paraId="75C5B9A4" w14:textId="77777777" w:rsidR="00ED3FA7" w:rsidRDefault="00ED3FA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456E"/>
    <w:multiLevelType w:val="hybridMultilevel"/>
    <w:tmpl w:val="8AA8F08C"/>
    <w:lvl w:ilvl="0" w:tplc="1CE24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11477D59"/>
    <w:multiLevelType w:val="hybridMultilevel"/>
    <w:tmpl w:val="7B9C823A"/>
    <w:lvl w:ilvl="0" w:tplc="1CE24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1952260"/>
    <w:multiLevelType w:val="hybridMultilevel"/>
    <w:tmpl w:val="04E4EEBC"/>
    <w:lvl w:ilvl="0" w:tplc="1CE24F5E">
      <w:start w:val="1"/>
      <w:numFmt w:val="bullet"/>
      <w:lvlText w:val=""/>
      <w:lvlJc w:val="left"/>
      <w:pPr>
        <w:ind w:left="790" w:hanging="360"/>
      </w:pPr>
      <w:rPr>
        <w:rFonts w:ascii="Symbol" w:hAnsi="Symbol" w:hint="default"/>
      </w:rPr>
    </w:lvl>
    <w:lvl w:ilvl="1" w:tplc="04090003">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1449691B"/>
    <w:multiLevelType w:val="hybridMultilevel"/>
    <w:tmpl w:val="0982241A"/>
    <w:lvl w:ilvl="0" w:tplc="1CE24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33217"/>
    <w:multiLevelType w:val="multilevel"/>
    <w:tmpl w:val="9A1CB4F6"/>
    <w:lvl w:ilvl="0">
      <w:start w:val="1"/>
      <w:numFmt w:val="decimal"/>
      <w:lvlText w:val="%1"/>
      <w:lvlJc w:val="left"/>
      <w:pPr>
        <w:ind w:left="360" w:hanging="360"/>
      </w:pPr>
      <w:rPr>
        <w:rFonts w:hint="default"/>
      </w:rPr>
    </w:lvl>
    <w:lvl w:ilvl="1">
      <w:start w:val="3"/>
      <w:numFmt w:val="decimal"/>
      <w:lvlText w:val="%1.%2"/>
      <w:lvlJc w:val="left"/>
      <w:pPr>
        <w:ind w:left="587" w:hanging="36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9"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7D7D62"/>
    <w:multiLevelType w:val="hybridMultilevel"/>
    <w:tmpl w:val="2F2AA8DE"/>
    <w:lvl w:ilvl="0" w:tplc="1CE24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E375C5D"/>
    <w:multiLevelType w:val="hybridMultilevel"/>
    <w:tmpl w:val="C0065D24"/>
    <w:lvl w:ilvl="0" w:tplc="FFFFFFFF">
      <w:start w:val="1"/>
      <w:numFmt w:val="bullet"/>
      <w:lvlText w:val=""/>
      <w:lvlJc w:val="left"/>
      <w:pPr>
        <w:ind w:left="720" w:hanging="360"/>
      </w:pPr>
      <w:rPr>
        <w:rFonts w:ascii="Symbol" w:hAnsi="Symbol" w:hint="default"/>
      </w:rPr>
    </w:lvl>
    <w:lvl w:ilvl="1" w:tplc="C458EB12">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10E3D1E"/>
    <w:multiLevelType w:val="hybridMultilevel"/>
    <w:tmpl w:val="A558BE92"/>
    <w:lvl w:ilvl="0" w:tplc="1CE24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3449C5"/>
    <w:multiLevelType w:val="hybridMultilevel"/>
    <w:tmpl w:val="39B8C15C"/>
    <w:lvl w:ilvl="0" w:tplc="1CE24F5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44F1EEB"/>
    <w:multiLevelType w:val="hybridMultilevel"/>
    <w:tmpl w:val="40AED538"/>
    <w:lvl w:ilvl="0" w:tplc="C458EB12">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24EE7805"/>
    <w:multiLevelType w:val="hybridMultilevel"/>
    <w:tmpl w:val="3B848C7C"/>
    <w:lvl w:ilvl="0" w:tplc="1CE24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25817707"/>
    <w:multiLevelType w:val="hybridMultilevel"/>
    <w:tmpl w:val="192C170A"/>
    <w:lvl w:ilvl="0" w:tplc="FFFFFFFF">
      <w:start w:val="1"/>
      <w:numFmt w:val="bullet"/>
      <w:lvlText w:val=""/>
      <w:lvlJc w:val="left"/>
      <w:pPr>
        <w:ind w:left="790" w:hanging="360"/>
      </w:pPr>
      <w:rPr>
        <w:rFonts w:ascii="Symbol" w:hAnsi="Symbol" w:hint="default"/>
      </w:rPr>
    </w:lvl>
    <w:lvl w:ilvl="1" w:tplc="C458EB12">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230" w:hanging="360"/>
      </w:pPr>
      <w:rPr>
        <w:rFonts w:ascii="Wingdings" w:hAnsi="Wingdings" w:hint="default"/>
      </w:rPr>
    </w:lvl>
    <w:lvl w:ilvl="3" w:tplc="FFFFFFFF" w:tentative="1">
      <w:start w:val="1"/>
      <w:numFmt w:val="bullet"/>
      <w:lvlText w:val=""/>
      <w:lvlJc w:val="left"/>
      <w:pPr>
        <w:ind w:left="2950" w:hanging="360"/>
      </w:pPr>
      <w:rPr>
        <w:rFonts w:ascii="Symbol" w:hAnsi="Symbol" w:hint="default"/>
      </w:rPr>
    </w:lvl>
    <w:lvl w:ilvl="4" w:tplc="FFFFFFFF" w:tentative="1">
      <w:start w:val="1"/>
      <w:numFmt w:val="bullet"/>
      <w:lvlText w:val="o"/>
      <w:lvlJc w:val="left"/>
      <w:pPr>
        <w:ind w:left="3670" w:hanging="360"/>
      </w:pPr>
      <w:rPr>
        <w:rFonts w:ascii="Courier New" w:hAnsi="Courier New" w:cs="Courier New" w:hint="default"/>
      </w:rPr>
    </w:lvl>
    <w:lvl w:ilvl="5" w:tplc="FFFFFFFF" w:tentative="1">
      <w:start w:val="1"/>
      <w:numFmt w:val="bullet"/>
      <w:lvlText w:val=""/>
      <w:lvlJc w:val="left"/>
      <w:pPr>
        <w:ind w:left="4390" w:hanging="360"/>
      </w:pPr>
      <w:rPr>
        <w:rFonts w:ascii="Wingdings" w:hAnsi="Wingdings" w:hint="default"/>
      </w:rPr>
    </w:lvl>
    <w:lvl w:ilvl="6" w:tplc="FFFFFFFF" w:tentative="1">
      <w:start w:val="1"/>
      <w:numFmt w:val="bullet"/>
      <w:lvlText w:val=""/>
      <w:lvlJc w:val="left"/>
      <w:pPr>
        <w:ind w:left="5110" w:hanging="360"/>
      </w:pPr>
      <w:rPr>
        <w:rFonts w:ascii="Symbol" w:hAnsi="Symbol" w:hint="default"/>
      </w:rPr>
    </w:lvl>
    <w:lvl w:ilvl="7" w:tplc="FFFFFFFF" w:tentative="1">
      <w:start w:val="1"/>
      <w:numFmt w:val="bullet"/>
      <w:lvlText w:val="o"/>
      <w:lvlJc w:val="left"/>
      <w:pPr>
        <w:ind w:left="5830" w:hanging="360"/>
      </w:pPr>
      <w:rPr>
        <w:rFonts w:ascii="Courier New" w:hAnsi="Courier New" w:cs="Courier New" w:hint="default"/>
      </w:rPr>
    </w:lvl>
    <w:lvl w:ilvl="8" w:tplc="FFFFFFFF" w:tentative="1">
      <w:start w:val="1"/>
      <w:numFmt w:val="bullet"/>
      <w:lvlText w:val=""/>
      <w:lvlJc w:val="left"/>
      <w:pPr>
        <w:ind w:left="6550" w:hanging="360"/>
      </w:pPr>
      <w:rPr>
        <w:rFonts w:ascii="Wingdings" w:hAnsi="Wingdings" w:hint="default"/>
      </w:rPr>
    </w:lvl>
  </w:abstractNum>
  <w:abstractNum w:abstractNumId="22"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27BC240C"/>
    <w:multiLevelType w:val="hybridMultilevel"/>
    <w:tmpl w:val="3C4EFC2E"/>
    <w:lvl w:ilvl="0" w:tplc="1CE24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CF66FE"/>
    <w:multiLevelType w:val="hybridMultilevel"/>
    <w:tmpl w:val="B1A8EDA0"/>
    <w:lvl w:ilvl="0" w:tplc="1CE24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9"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0"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31" w15:restartNumberingAfterBreak="0">
    <w:nsid w:val="2CF14A48"/>
    <w:multiLevelType w:val="hybridMultilevel"/>
    <w:tmpl w:val="C28AB370"/>
    <w:lvl w:ilvl="0" w:tplc="C458EB12">
      <w:start w:val="1"/>
      <w:numFmt w:val="bullet"/>
      <w:lvlText w:val="+"/>
      <w:lvlJc w:val="left"/>
      <w:pPr>
        <w:ind w:left="1440" w:hanging="360"/>
      </w:pPr>
      <w:rPr>
        <w:rFonts w:ascii="Courier New" w:hAnsi="Courier New" w:hint="default"/>
      </w:rPr>
    </w:lvl>
    <w:lvl w:ilvl="1" w:tplc="04090005">
      <w:start w:val="1"/>
      <w:numFmt w:val="bullet"/>
      <w:lvlText w:val=""/>
      <w:lvlJc w:val="left"/>
      <w:pPr>
        <w:ind w:left="2160" w:hanging="360"/>
      </w:pPr>
      <w:rPr>
        <w:rFonts w:ascii="Wingdings" w:hAnsi="Wingdings"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D710749"/>
    <w:multiLevelType w:val="hybridMultilevel"/>
    <w:tmpl w:val="D792AA28"/>
    <w:lvl w:ilvl="0" w:tplc="1CE24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5"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6"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BDA6B24"/>
    <w:multiLevelType w:val="hybridMultilevel"/>
    <w:tmpl w:val="B0C85914"/>
    <w:lvl w:ilvl="0" w:tplc="D23605D0">
      <w:numFmt w:val="bullet"/>
      <w:lvlText w:val="-"/>
      <w:lvlJc w:val="left"/>
      <w:pPr>
        <w:ind w:left="720" w:hanging="360"/>
      </w:pPr>
      <w:rPr>
        <w:rFonts w:ascii="Cambria" w:eastAsiaTheme="minorHAnsi" w:hAnsi="Cambria" w:cstheme="minorBidi" w:hint="default"/>
      </w:rPr>
    </w:lvl>
    <w:lvl w:ilvl="1" w:tplc="C458EB12">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DF51B0A"/>
    <w:multiLevelType w:val="hybridMultilevel"/>
    <w:tmpl w:val="09487AFC"/>
    <w:lvl w:ilvl="0" w:tplc="1CE24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BF285B"/>
    <w:multiLevelType w:val="multilevel"/>
    <w:tmpl w:val="7374B944"/>
    <w:lvl w:ilvl="0">
      <w:start w:val="1"/>
      <w:numFmt w:val="decimal"/>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ind w:left="720" w:hanging="360"/>
      </w:pPr>
      <w:rPr>
        <w:rFonts w:ascii="Courier New" w:hAnsi="Courier New"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5"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7"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9" w15:restartNumberingAfterBreak="0">
    <w:nsid w:val="4F7E6A16"/>
    <w:multiLevelType w:val="hybridMultilevel"/>
    <w:tmpl w:val="1FDA2F20"/>
    <w:lvl w:ilvl="0" w:tplc="1CE24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4D543B"/>
    <w:multiLevelType w:val="hybridMultilevel"/>
    <w:tmpl w:val="E3DCF386"/>
    <w:lvl w:ilvl="0" w:tplc="C458EB1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1BB37F3"/>
    <w:multiLevelType w:val="hybridMultilevel"/>
    <w:tmpl w:val="B8DA23A0"/>
    <w:lvl w:ilvl="0" w:tplc="FFFFFFFF">
      <w:start w:val="1"/>
      <w:numFmt w:val="bullet"/>
      <w:lvlText w:val=""/>
      <w:lvlJc w:val="left"/>
      <w:pPr>
        <w:ind w:left="720" w:hanging="360"/>
      </w:pPr>
      <w:rPr>
        <w:rFonts w:ascii="Symbol" w:hAnsi="Symbol" w:hint="default"/>
      </w:rPr>
    </w:lvl>
    <w:lvl w:ilvl="1" w:tplc="C458EB12">
      <w:start w:val="1"/>
      <w:numFmt w:val="bullet"/>
      <w:lvlText w:val="+"/>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5CA27A9E"/>
    <w:multiLevelType w:val="hybridMultilevel"/>
    <w:tmpl w:val="815E8280"/>
    <w:lvl w:ilvl="0" w:tplc="8DD6DD54">
      <w:start w:val="1"/>
      <w:numFmt w:val="bullet"/>
      <w:lvlText w:val="-"/>
      <w:lvlJc w:val="left"/>
      <w:pPr>
        <w:ind w:left="947" w:hanging="360"/>
      </w:pPr>
      <w:rPr>
        <w:rFonts w:ascii="Cambria" w:eastAsiaTheme="minorHAnsi" w:hAnsi="Cambria" w:cstheme="minorBidi" w:hint="default"/>
      </w:rPr>
    </w:lvl>
    <w:lvl w:ilvl="1" w:tplc="C458EB12">
      <w:start w:val="1"/>
      <w:numFmt w:val="bullet"/>
      <w:lvlText w:val="+"/>
      <w:lvlJc w:val="left"/>
      <w:pPr>
        <w:ind w:left="1667" w:hanging="360"/>
      </w:pPr>
      <w:rPr>
        <w:rFonts w:ascii="Courier New" w:hAnsi="Courier New" w:hint="default"/>
      </w:rPr>
    </w:lvl>
    <w:lvl w:ilvl="2" w:tplc="04090005">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56" w15:restartNumberingAfterBreak="0">
    <w:nsid w:val="5F0E5BDF"/>
    <w:multiLevelType w:val="hybridMultilevel"/>
    <w:tmpl w:val="75B89FBE"/>
    <w:lvl w:ilvl="0" w:tplc="8DD6DD54">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4D565D"/>
    <w:multiLevelType w:val="multilevel"/>
    <w:tmpl w:val="A0EE5120"/>
    <w:lvl w:ilvl="0">
      <w:start w:val="1"/>
      <w:numFmt w:val="decimal"/>
      <w:pStyle w:val="Heading1"/>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1"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15:restartNumberingAfterBreak="0">
    <w:nsid w:val="6786439A"/>
    <w:multiLevelType w:val="hybridMultilevel"/>
    <w:tmpl w:val="364C938C"/>
    <w:lvl w:ilvl="0" w:tplc="1CE24F5E">
      <w:start w:val="1"/>
      <w:numFmt w:val="bullet"/>
      <w:lvlText w:val=""/>
      <w:lvlJc w:val="left"/>
      <w:pPr>
        <w:ind w:left="587" w:hanging="36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63" w15:restartNumberingAfterBreak="0">
    <w:nsid w:val="68107449"/>
    <w:multiLevelType w:val="hybridMultilevel"/>
    <w:tmpl w:val="3266CB0E"/>
    <w:lvl w:ilvl="0" w:tplc="1CE24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6A615A"/>
    <w:multiLevelType w:val="hybridMultilevel"/>
    <w:tmpl w:val="13C6032E"/>
    <w:lvl w:ilvl="0" w:tplc="1CE24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8" w15:restartNumberingAfterBreak="0">
    <w:nsid w:val="74D96D66"/>
    <w:multiLevelType w:val="hybridMultilevel"/>
    <w:tmpl w:val="E3CE1360"/>
    <w:lvl w:ilvl="0" w:tplc="1CE24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70"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79602511"/>
    <w:multiLevelType w:val="hybridMultilevel"/>
    <w:tmpl w:val="60D64670"/>
    <w:lvl w:ilvl="0" w:tplc="1CE24F5E">
      <w:start w:val="1"/>
      <w:numFmt w:val="bullet"/>
      <w:lvlText w:val=""/>
      <w:lvlJc w:val="left"/>
      <w:pPr>
        <w:ind w:left="587" w:hanging="36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72"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3"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4" w15:restartNumberingAfterBreak="0">
    <w:nsid w:val="7E990C9C"/>
    <w:multiLevelType w:val="hybridMultilevel"/>
    <w:tmpl w:val="C6543D8A"/>
    <w:lvl w:ilvl="0" w:tplc="72FCB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3659353">
    <w:abstractNumId w:val="60"/>
  </w:num>
  <w:num w:numId="2" w16cid:durableId="813521462">
    <w:abstractNumId w:val="37"/>
  </w:num>
  <w:num w:numId="3" w16cid:durableId="775634689">
    <w:abstractNumId w:val="53"/>
  </w:num>
  <w:num w:numId="4" w16cid:durableId="1045565284">
    <w:abstractNumId w:val="10"/>
  </w:num>
  <w:num w:numId="5" w16cid:durableId="1270508621">
    <w:abstractNumId w:val="44"/>
  </w:num>
  <w:num w:numId="6" w16cid:durableId="1372802694">
    <w:abstractNumId w:val="2"/>
  </w:num>
  <w:num w:numId="7" w16cid:durableId="1429816698">
    <w:abstractNumId w:val="34"/>
  </w:num>
  <w:num w:numId="8" w16cid:durableId="647901372">
    <w:abstractNumId w:val="52"/>
  </w:num>
  <w:num w:numId="9" w16cid:durableId="2017800232">
    <w:abstractNumId w:val="67"/>
  </w:num>
  <w:num w:numId="10" w16cid:durableId="2053260531">
    <w:abstractNumId w:val="4"/>
  </w:num>
  <w:num w:numId="11" w16cid:durableId="1832983823">
    <w:abstractNumId w:val="72"/>
  </w:num>
  <w:num w:numId="12" w16cid:durableId="1105230619">
    <w:abstractNumId w:val="59"/>
  </w:num>
  <w:num w:numId="13" w16cid:durableId="1147743031">
    <w:abstractNumId w:val="46"/>
  </w:num>
  <w:num w:numId="14" w16cid:durableId="2067870346">
    <w:abstractNumId w:val="40"/>
  </w:num>
  <w:num w:numId="15" w16cid:durableId="1421949118">
    <w:abstractNumId w:val="45"/>
  </w:num>
  <w:num w:numId="16" w16cid:durableId="1524324585">
    <w:abstractNumId w:val="1"/>
  </w:num>
  <w:num w:numId="17" w16cid:durableId="569658327">
    <w:abstractNumId w:val="36"/>
  </w:num>
  <w:num w:numId="18" w16cid:durableId="1044914986">
    <w:abstractNumId w:val="61"/>
  </w:num>
  <w:num w:numId="19" w16cid:durableId="1512182133">
    <w:abstractNumId w:val="69"/>
  </w:num>
  <w:num w:numId="20" w16cid:durableId="1199734068">
    <w:abstractNumId w:val="11"/>
  </w:num>
  <w:num w:numId="21" w16cid:durableId="1029257890">
    <w:abstractNumId w:val="41"/>
  </w:num>
  <w:num w:numId="22" w16cid:durableId="133913973">
    <w:abstractNumId w:val="15"/>
  </w:num>
  <w:num w:numId="23" w16cid:durableId="1493251008">
    <w:abstractNumId w:val="29"/>
  </w:num>
  <w:num w:numId="24" w16cid:durableId="1183397981">
    <w:abstractNumId w:val="22"/>
  </w:num>
  <w:num w:numId="25" w16cid:durableId="796987924">
    <w:abstractNumId w:val="6"/>
  </w:num>
  <w:num w:numId="26" w16cid:durableId="1816331270">
    <w:abstractNumId w:val="13"/>
  </w:num>
  <w:num w:numId="27" w16cid:durableId="391849585">
    <w:abstractNumId w:val="20"/>
  </w:num>
  <w:num w:numId="28" w16cid:durableId="447311478">
    <w:abstractNumId w:val="35"/>
  </w:num>
  <w:num w:numId="29" w16cid:durableId="921723435">
    <w:abstractNumId w:val="9"/>
  </w:num>
  <w:num w:numId="30" w16cid:durableId="1229463997">
    <w:abstractNumId w:val="30"/>
  </w:num>
  <w:num w:numId="31" w16cid:durableId="2070616668">
    <w:abstractNumId w:val="25"/>
  </w:num>
  <w:num w:numId="32" w16cid:durableId="1557006548">
    <w:abstractNumId w:val="28"/>
  </w:num>
  <w:num w:numId="33" w16cid:durableId="1984460286">
    <w:abstractNumId w:val="33"/>
  </w:num>
  <w:num w:numId="34" w16cid:durableId="272906023">
    <w:abstractNumId w:val="26"/>
  </w:num>
  <w:num w:numId="35" w16cid:durableId="210384273">
    <w:abstractNumId w:val="48"/>
  </w:num>
  <w:num w:numId="36" w16cid:durableId="2066442028">
    <w:abstractNumId w:val="73"/>
  </w:num>
  <w:num w:numId="37" w16cid:durableId="932476331">
    <w:abstractNumId w:val="27"/>
  </w:num>
  <w:num w:numId="38" w16cid:durableId="1062951054">
    <w:abstractNumId w:val="58"/>
  </w:num>
  <w:num w:numId="39" w16cid:durableId="1779252642">
    <w:abstractNumId w:val="54"/>
  </w:num>
  <w:num w:numId="40" w16cid:durableId="1448550835">
    <w:abstractNumId w:val="47"/>
  </w:num>
  <w:num w:numId="41" w16cid:durableId="1822968088">
    <w:abstractNumId w:val="39"/>
  </w:num>
  <w:num w:numId="42" w16cid:durableId="1307776739">
    <w:abstractNumId w:val="65"/>
  </w:num>
  <w:num w:numId="43" w16cid:durableId="838619896">
    <w:abstractNumId w:val="70"/>
  </w:num>
  <w:num w:numId="44" w16cid:durableId="46268577">
    <w:abstractNumId w:val="57"/>
  </w:num>
  <w:num w:numId="45" w16cid:durableId="456528883">
    <w:abstractNumId w:val="66"/>
  </w:num>
  <w:num w:numId="46" w16cid:durableId="566648476">
    <w:abstractNumId w:val="42"/>
  </w:num>
  <w:num w:numId="47" w16cid:durableId="1473055528">
    <w:abstractNumId w:val="8"/>
  </w:num>
  <w:num w:numId="48" w16cid:durableId="1812399875">
    <w:abstractNumId w:val="12"/>
  </w:num>
  <w:num w:numId="49" w16cid:durableId="954169232">
    <w:abstractNumId w:val="5"/>
  </w:num>
  <w:num w:numId="50" w16cid:durableId="629215187">
    <w:abstractNumId w:val="56"/>
  </w:num>
  <w:num w:numId="51" w16cid:durableId="866604026">
    <w:abstractNumId w:val="14"/>
  </w:num>
  <w:num w:numId="52" w16cid:durableId="320624765">
    <w:abstractNumId w:val="21"/>
  </w:num>
  <w:num w:numId="53" w16cid:durableId="127744892">
    <w:abstractNumId w:val="17"/>
  </w:num>
  <w:num w:numId="54" w16cid:durableId="354616135">
    <w:abstractNumId w:val="23"/>
  </w:num>
  <w:num w:numId="55" w16cid:durableId="1510021491">
    <w:abstractNumId w:val="7"/>
  </w:num>
  <w:num w:numId="56" w16cid:durableId="76678133">
    <w:abstractNumId w:val="0"/>
  </w:num>
  <w:num w:numId="57" w16cid:durableId="1551184476">
    <w:abstractNumId w:val="43"/>
  </w:num>
  <w:num w:numId="58" w16cid:durableId="472873003">
    <w:abstractNumId w:val="51"/>
  </w:num>
  <w:num w:numId="59" w16cid:durableId="761410472">
    <w:abstractNumId w:val="71"/>
  </w:num>
  <w:num w:numId="60" w16cid:durableId="1502886584">
    <w:abstractNumId w:val="62"/>
  </w:num>
  <w:num w:numId="61" w16cid:durableId="1388069859">
    <w:abstractNumId w:val="64"/>
  </w:num>
  <w:num w:numId="62" w16cid:durableId="570237788">
    <w:abstractNumId w:val="49"/>
  </w:num>
  <w:num w:numId="63" w16cid:durableId="1752579392">
    <w:abstractNumId w:val="63"/>
  </w:num>
  <w:num w:numId="64" w16cid:durableId="2010718802">
    <w:abstractNumId w:val="16"/>
  </w:num>
  <w:num w:numId="65" w16cid:durableId="1343825639">
    <w:abstractNumId w:val="68"/>
  </w:num>
  <w:num w:numId="66" w16cid:durableId="555436626">
    <w:abstractNumId w:val="24"/>
  </w:num>
  <w:num w:numId="67" w16cid:durableId="1593582311">
    <w:abstractNumId w:val="18"/>
  </w:num>
  <w:num w:numId="68" w16cid:durableId="611398383">
    <w:abstractNumId w:val="32"/>
  </w:num>
  <w:num w:numId="69" w16cid:durableId="1767185574">
    <w:abstractNumId w:val="50"/>
  </w:num>
  <w:num w:numId="70" w16cid:durableId="187180858">
    <w:abstractNumId w:val="19"/>
  </w:num>
  <w:num w:numId="71" w16cid:durableId="61147908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799685712">
    <w:abstractNumId w:val="3"/>
  </w:num>
  <w:num w:numId="73" w16cid:durableId="799611934">
    <w:abstractNumId w:val="38"/>
  </w:num>
  <w:num w:numId="74" w16cid:durableId="1514760686">
    <w:abstractNumId w:val="55"/>
  </w:num>
  <w:num w:numId="75" w16cid:durableId="95251624">
    <w:abstractNumId w:val="31"/>
  </w:num>
  <w:num w:numId="76" w16cid:durableId="1172573787">
    <w:abstractNumId w:val="74"/>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ạm Nguyễn Hải Anh">
    <w15:presenceInfo w15:providerId="AD" w15:userId="S::21520586@ms.uit.edu.vn::23ea9a85-13f0-411a-8a0b-03db198394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21F10"/>
    <w:rsid w:val="00025DA0"/>
    <w:rsid w:val="000311B5"/>
    <w:rsid w:val="00034C3D"/>
    <w:rsid w:val="000474F2"/>
    <w:rsid w:val="00051282"/>
    <w:rsid w:val="0005475D"/>
    <w:rsid w:val="00092675"/>
    <w:rsid w:val="000C5C42"/>
    <w:rsid w:val="000C71D7"/>
    <w:rsid w:val="000D120E"/>
    <w:rsid w:val="000D1BA3"/>
    <w:rsid w:val="000D3F4B"/>
    <w:rsid w:val="000E00BF"/>
    <w:rsid w:val="000E1AE6"/>
    <w:rsid w:val="00101347"/>
    <w:rsid w:val="00122A26"/>
    <w:rsid w:val="00126A4E"/>
    <w:rsid w:val="00137005"/>
    <w:rsid w:val="00143859"/>
    <w:rsid w:val="00146470"/>
    <w:rsid w:val="00160868"/>
    <w:rsid w:val="00166004"/>
    <w:rsid w:val="00191FE2"/>
    <w:rsid w:val="001A1A35"/>
    <w:rsid w:val="001A1A59"/>
    <w:rsid w:val="001B26CC"/>
    <w:rsid w:val="001B55D6"/>
    <w:rsid w:val="001C3901"/>
    <w:rsid w:val="001C4790"/>
    <w:rsid w:val="001D5B4E"/>
    <w:rsid w:val="001F0F92"/>
    <w:rsid w:val="001F247C"/>
    <w:rsid w:val="001F7810"/>
    <w:rsid w:val="002047B3"/>
    <w:rsid w:val="00210576"/>
    <w:rsid w:val="002219BF"/>
    <w:rsid w:val="002408FB"/>
    <w:rsid w:val="00241ADB"/>
    <w:rsid w:val="00247710"/>
    <w:rsid w:val="00252D11"/>
    <w:rsid w:val="00261B8F"/>
    <w:rsid w:val="0026749A"/>
    <w:rsid w:val="002713FF"/>
    <w:rsid w:val="00276271"/>
    <w:rsid w:val="0028256D"/>
    <w:rsid w:val="002833B6"/>
    <w:rsid w:val="002A6690"/>
    <w:rsid w:val="002B08B3"/>
    <w:rsid w:val="002B4594"/>
    <w:rsid w:val="002B6D31"/>
    <w:rsid w:val="002C4C76"/>
    <w:rsid w:val="002E3735"/>
    <w:rsid w:val="0031495E"/>
    <w:rsid w:val="003405B3"/>
    <w:rsid w:val="003462DF"/>
    <w:rsid w:val="003578CB"/>
    <w:rsid w:val="003769F0"/>
    <w:rsid w:val="003879E0"/>
    <w:rsid w:val="003917AB"/>
    <w:rsid w:val="00394F81"/>
    <w:rsid w:val="003A5FCB"/>
    <w:rsid w:val="003C7655"/>
    <w:rsid w:val="003F0D0A"/>
    <w:rsid w:val="004313FE"/>
    <w:rsid w:val="00441CB1"/>
    <w:rsid w:val="00445195"/>
    <w:rsid w:val="0045053A"/>
    <w:rsid w:val="004517F1"/>
    <w:rsid w:val="0047569A"/>
    <w:rsid w:val="0047660F"/>
    <w:rsid w:val="00481823"/>
    <w:rsid w:val="00482C76"/>
    <w:rsid w:val="004857C8"/>
    <w:rsid w:val="004C4D27"/>
    <w:rsid w:val="0050039E"/>
    <w:rsid w:val="00503F0E"/>
    <w:rsid w:val="00533C79"/>
    <w:rsid w:val="00536ED4"/>
    <w:rsid w:val="00537151"/>
    <w:rsid w:val="00544276"/>
    <w:rsid w:val="00555F59"/>
    <w:rsid w:val="00561427"/>
    <w:rsid w:val="005616D0"/>
    <w:rsid w:val="00572585"/>
    <w:rsid w:val="005734BC"/>
    <w:rsid w:val="00573A1C"/>
    <w:rsid w:val="00581CF7"/>
    <w:rsid w:val="00590CD8"/>
    <w:rsid w:val="005D7BC1"/>
    <w:rsid w:val="005E05D2"/>
    <w:rsid w:val="005E15D0"/>
    <w:rsid w:val="005E22F6"/>
    <w:rsid w:val="005F6C75"/>
    <w:rsid w:val="00600F9B"/>
    <w:rsid w:val="00607B7B"/>
    <w:rsid w:val="00610877"/>
    <w:rsid w:val="00611139"/>
    <w:rsid w:val="0064219E"/>
    <w:rsid w:val="00645AE9"/>
    <w:rsid w:val="00663B0B"/>
    <w:rsid w:val="00682474"/>
    <w:rsid w:val="00686555"/>
    <w:rsid w:val="006C5EC0"/>
    <w:rsid w:val="006C7C5D"/>
    <w:rsid w:val="0070225C"/>
    <w:rsid w:val="007078D0"/>
    <w:rsid w:val="00735020"/>
    <w:rsid w:val="00744333"/>
    <w:rsid w:val="00745672"/>
    <w:rsid w:val="00754E46"/>
    <w:rsid w:val="00767D98"/>
    <w:rsid w:val="00782818"/>
    <w:rsid w:val="007A43BE"/>
    <w:rsid w:val="007B50D2"/>
    <w:rsid w:val="007E192B"/>
    <w:rsid w:val="007E5BA0"/>
    <w:rsid w:val="007E733F"/>
    <w:rsid w:val="007F4B40"/>
    <w:rsid w:val="007F5632"/>
    <w:rsid w:val="00801620"/>
    <w:rsid w:val="00805B2C"/>
    <w:rsid w:val="00823557"/>
    <w:rsid w:val="00826C1C"/>
    <w:rsid w:val="0083108C"/>
    <w:rsid w:val="0083639F"/>
    <w:rsid w:val="00861BAE"/>
    <w:rsid w:val="00867214"/>
    <w:rsid w:val="00867F26"/>
    <w:rsid w:val="00896092"/>
    <w:rsid w:val="008A1280"/>
    <w:rsid w:val="008A2999"/>
    <w:rsid w:val="008C245E"/>
    <w:rsid w:val="008D2A85"/>
    <w:rsid w:val="008D5BDB"/>
    <w:rsid w:val="008E7F4E"/>
    <w:rsid w:val="008F207F"/>
    <w:rsid w:val="008F5959"/>
    <w:rsid w:val="008F7660"/>
    <w:rsid w:val="008F7B80"/>
    <w:rsid w:val="00906144"/>
    <w:rsid w:val="00915312"/>
    <w:rsid w:val="00921516"/>
    <w:rsid w:val="009227F5"/>
    <w:rsid w:val="009258E1"/>
    <w:rsid w:val="009310EA"/>
    <w:rsid w:val="009424D5"/>
    <w:rsid w:val="00962189"/>
    <w:rsid w:val="00981B93"/>
    <w:rsid w:val="00981C8B"/>
    <w:rsid w:val="00990C20"/>
    <w:rsid w:val="009D427A"/>
    <w:rsid w:val="009D7A32"/>
    <w:rsid w:val="009E6DFD"/>
    <w:rsid w:val="00A039C9"/>
    <w:rsid w:val="00A05023"/>
    <w:rsid w:val="00A100C8"/>
    <w:rsid w:val="00A1090C"/>
    <w:rsid w:val="00A1168A"/>
    <w:rsid w:val="00A13CC4"/>
    <w:rsid w:val="00A16C02"/>
    <w:rsid w:val="00A2438A"/>
    <w:rsid w:val="00A43E51"/>
    <w:rsid w:val="00A441C1"/>
    <w:rsid w:val="00A5343C"/>
    <w:rsid w:val="00A75388"/>
    <w:rsid w:val="00A849CB"/>
    <w:rsid w:val="00A91B20"/>
    <w:rsid w:val="00A96F40"/>
    <w:rsid w:val="00AA3FC4"/>
    <w:rsid w:val="00AA7A48"/>
    <w:rsid w:val="00AB268B"/>
    <w:rsid w:val="00AB26A4"/>
    <w:rsid w:val="00AE22C7"/>
    <w:rsid w:val="00AE55B1"/>
    <w:rsid w:val="00AF338D"/>
    <w:rsid w:val="00B05B1B"/>
    <w:rsid w:val="00B201FC"/>
    <w:rsid w:val="00B20AC3"/>
    <w:rsid w:val="00B23BC9"/>
    <w:rsid w:val="00B24F5F"/>
    <w:rsid w:val="00B30F34"/>
    <w:rsid w:val="00B33DC2"/>
    <w:rsid w:val="00B36E47"/>
    <w:rsid w:val="00B4523F"/>
    <w:rsid w:val="00B520EA"/>
    <w:rsid w:val="00B65A8B"/>
    <w:rsid w:val="00B76584"/>
    <w:rsid w:val="00B83D04"/>
    <w:rsid w:val="00B848DB"/>
    <w:rsid w:val="00B85FFA"/>
    <w:rsid w:val="00B9258D"/>
    <w:rsid w:val="00B9352D"/>
    <w:rsid w:val="00BA35B7"/>
    <w:rsid w:val="00BA36E3"/>
    <w:rsid w:val="00BA66EC"/>
    <w:rsid w:val="00BB33AE"/>
    <w:rsid w:val="00BB4324"/>
    <w:rsid w:val="00BC00F3"/>
    <w:rsid w:val="00BC5AE9"/>
    <w:rsid w:val="00BE161C"/>
    <w:rsid w:val="00BF4A2A"/>
    <w:rsid w:val="00C05CE5"/>
    <w:rsid w:val="00C07F0F"/>
    <w:rsid w:val="00C11443"/>
    <w:rsid w:val="00C12533"/>
    <w:rsid w:val="00C12D2B"/>
    <w:rsid w:val="00C233EC"/>
    <w:rsid w:val="00C33404"/>
    <w:rsid w:val="00C546F9"/>
    <w:rsid w:val="00C57D58"/>
    <w:rsid w:val="00C62208"/>
    <w:rsid w:val="00C625A6"/>
    <w:rsid w:val="00C747D5"/>
    <w:rsid w:val="00C7749E"/>
    <w:rsid w:val="00CA0795"/>
    <w:rsid w:val="00CC4FAD"/>
    <w:rsid w:val="00CD25BA"/>
    <w:rsid w:val="00CD2D78"/>
    <w:rsid w:val="00CD6DEC"/>
    <w:rsid w:val="00CE1167"/>
    <w:rsid w:val="00CE364A"/>
    <w:rsid w:val="00CE3BA2"/>
    <w:rsid w:val="00CE67CB"/>
    <w:rsid w:val="00CF2F7A"/>
    <w:rsid w:val="00CF53A2"/>
    <w:rsid w:val="00D04657"/>
    <w:rsid w:val="00D14BE4"/>
    <w:rsid w:val="00D14F55"/>
    <w:rsid w:val="00D26DA5"/>
    <w:rsid w:val="00D334A4"/>
    <w:rsid w:val="00D3513B"/>
    <w:rsid w:val="00D35B9F"/>
    <w:rsid w:val="00D3713C"/>
    <w:rsid w:val="00D44A70"/>
    <w:rsid w:val="00D53AAF"/>
    <w:rsid w:val="00D53D08"/>
    <w:rsid w:val="00D62312"/>
    <w:rsid w:val="00D66BCE"/>
    <w:rsid w:val="00D70DE2"/>
    <w:rsid w:val="00D72459"/>
    <w:rsid w:val="00D72E76"/>
    <w:rsid w:val="00D753F2"/>
    <w:rsid w:val="00D8251D"/>
    <w:rsid w:val="00D87763"/>
    <w:rsid w:val="00DC1033"/>
    <w:rsid w:val="00DC43AC"/>
    <w:rsid w:val="00DD2B75"/>
    <w:rsid w:val="00E13A96"/>
    <w:rsid w:val="00E148E3"/>
    <w:rsid w:val="00E32090"/>
    <w:rsid w:val="00E60217"/>
    <w:rsid w:val="00E617D6"/>
    <w:rsid w:val="00E7207C"/>
    <w:rsid w:val="00E82AFB"/>
    <w:rsid w:val="00E83111"/>
    <w:rsid w:val="00E85E5E"/>
    <w:rsid w:val="00E95218"/>
    <w:rsid w:val="00E963E6"/>
    <w:rsid w:val="00E96E87"/>
    <w:rsid w:val="00EB705A"/>
    <w:rsid w:val="00EB7951"/>
    <w:rsid w:val="00EC6E93"/>
    <w:rsid w:val="00ED05BA"/>
    <w:rsid w:val="00ED3FA7"/>
    <w:rsid w:val="00ED7C5F"/>
    <w:rsid w:val="00ED7E24"/>
    <w:rsid w:val="00EE0B70"/>
    <w:rsid w:val="00EE611E"/>
    <w:rsid w:val="00F029DB"/>
    <w:rsid w:val="00F10A37"/>
    <w:rsid w:val="00F16C09"/>
    <w:rsid w:val="00F23416"/>
    <w:rsid w:val="00F2590E"/>
    <w:rsid w:val="00F300BB"/>
    <w:rsid w:val="00F32152"/>
    <w:rsid w:val="00F34A84"/>
    <w:rsid w:val="00F43533"/>
    <w:rsid w:val="00F63F77"/>
    <w:rsid w:val="00F7281C"/>
    <w:rsid w:val="00F77DE2"/>
    <w:rsid w:val="00F8256B"/>
    <w:rsid w:val="00F9526F"/>
    <w:rsid w:val="00FA42BF"/>
    <w:rsid w:val="00FA54D2"/>
    <w:rsid w:val="00FB0936"/>
    <w:rsid w:val="00FB3331"/>
    <w:rsid w:val="00FB5442"/>
    <w:rsid w:val="00FB6EE8"/>
    <w:rsid w:val="00FC5771"/>
    <w:rsid w:val="00FD7307"/>
    <w:rsid w:val="00FF2E46"/>
    <w:rsid w:val="1FBBD4AA"/>
    <w:rsid w:val="202AD5B9"/>
    <w:rsid w:val="2A357838"/>
    <w:rsid w:val="453BC30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F9CD8"/>
  <w15:docId w15:val="{95FF38E2-AEB8-4EC6-8F77-3F8D437C8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4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F63F77"/>
    <w:pPr>
      <w:keepNext/>
      <w:keepLines/>
      <w:numPr>
        <w:ilvl w:val="1"/>
        <w:numId w:val="44"/>
      </w:numPr>
      <w:spacing w:before="200"/>
      <w:ind w:left="567" w:hanging="567"/>
      <w:outlineLvl w:val="1"/>
    </w:pPr>
    <w:rPr>
      <w:rFonts w:ascii="Times New Roman" w:eastAsiaTheme="majorEastAsia" w:hAnsi="Times New Roman"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F63F77"/>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FC5771"/>
    <w:pPr>
      <w:spacing w:line="240" w:lineRule="auto"/>
      <w:jc w:val="center"/>
    </w:pPr>
    <w:rPr>
      <w:rFonts w:ascii="Times New Roman" w:hAnsi="Times New Roman"/>
      <w:bCs/>
      <w:i/>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Revision">
    <w:name w:val="Revision"/>
    <w:hidden/>
    <w:uiPriority w:val="99"/>
    <w:semiHidden/>
    <w:rsid w:val="00B05B1B"/>
    <w:pPr>
      <w:spacing w:after="0" w:line="240" w:lineRule="auto"/>
    </w:pPr>
    <w:rPr>
      <w:rFonts w:asciiTheme="majorHAnsi" w:hAnsiTheme="majorHAnsi"/>
      <w:sz w:val="26"/>
    </w:rPr>
  </w:style>
  <w:style w:type="character" w:customStyle="1" w:styleId="ListParagraphChar">
    <w:name w:val="List Paragraph Char"/>
    <w:basedOn w:val="DefaultParagraphFont"/>
    <w:link w:val="ListParagraph"/>
    <w:uiPriority w:val="34"/>
    <w:rsid w:val="003462DF"/>
    <w:rPr>
      <w:rFonts w:ascii="Times New Roman" w:hAnsi="Times New Roman" w:cs="Times New Roman"/>
      <w:sz w:val="26"/>
      <w:szCs w:val="26"/>
      <w:lang w:val="en-US"/>
    </w:rPr>
  </w:style>
  <w:style w:type="paragraph" w:styleId="BodyText">
    <w:name w:val="Body Text"/>
    <w:link w:val="BodyTextChar"/>
    <w:rsid w:val="007078D0"/>
    <w:pPr>
      <w:spacing w:after="120" w:line="340" w:lineRule="atLeast"/>
      <w:jc w:val="both"/>
    </w:pPr>
    <w:rPr>
      <w:rFonts w:ascii="Palatino Linotype" w:eastAsia="SimSun" w:hAnsi="Palatino Linotype" w:cs="Times New Roman"/>
      <w:color w:val="000000"/>
      <w:sz w:val="24"/>
      <w:szCs w:val="20"/>
      <w:lang w:val="en-US" w:eastAsia="de-DE"/>
    </w:rPr>
  </w:style>
  <w:style w:type="character" w:customStyle="1" w:styleId="BodyTextChar">
    <w:name w:val="Body Text Char"/>
    <w:basedOn w:val="DefaultParagraphFont"/>
    <w:link w:val="BodyText"/>
    <w:rsid w:val="007078D0"/>
    <w:rPr>
      <w:rFonts w:ascii="Palatino Linotype" w:eastAsia="SimSun" w:hAnsi="Palatino Linotype" w:cs="Times New Roman"/>
      <w:color w:val="000000"/>
      <w:sz w:val="24"/>
      <w:szCs w:val="20"/>
      <w:lang w:val="en-US" w:eastAsia="de-DE"/>
    </w:rPr>
  </w:style>
  <w:style w:type="paragraph" w:customStyle="1" w:styleId="papertitle">
    <w:name w:val="paper title"/>
    <w:rsid w:val="003405B3"/>
    <w:pPr>
      <w:spacing w:after="120" w:line="240" w:lineRule="auto"/>
      <w:jc w:val="center"/>
    </w:pPr>
    <w:rPr>
      <w:rFonts w:ascii="Times New Roman" w:eastAsia="MS Mincho" w:hAnsi="Times New Roman" w:cs="Times New Roman"/>
      <w:noProof/>
      <w:sz w:val="48"/>
      <w:szCs w:val="48"/>
      <w:lang w:val="en-US"/>
    </w:rPr>
  </w:style>
  <w:style w:type="paragraph" w:customStyle="1" w:styleId="NoiDung">
    <w:name w:val="NoiDung"/>
    <w:basedOn w:val="Normal"/>
    <w:link w:val="NoiDungChar"/>
    <w:qFormat/>
    <w:rsid w:val="00034C3D"/>
    <w:pPr>
      <w:spacing w:line="288" w:lineRule="auto"/>
      <w:ind w:firstLine="567"/>
      <w:jc w:val="both"/>
    </w:pPr>
    <w:rPr>
      <w:rFonts w:ascii="UVN Viet Sach" w:eastAsia="Calibri" w:hAnsi="UVN Viet Sach" w:cs="Arial"/>
      <w:szCs w:val="26"/>
      <w:lang w:val="en-US"/>
    </w:rPr>
  </w:style>
  <w:style w:type="character" w:customStyle="1" w:styleId="NoiDungChar">
    <w:name w:val="NoiDung Char"/>
    <w:basedOn w:val="DefaultParagraphFont"/>
    <w:link w:val="NoiDung"/>
    <w:rsid w:val="00034C3D"/>
    <w:rPr>
      <w:rFonts w:ascii="UVN Viet Sach" w:eastAsia="Calibri" w:hAnsi="UVN Viet Sach" w:cs="Arial"/>
      <w:sz w:val="26"/>
      <w:szCs w:val="26"/>
      <w:lang w:val="en-US"/>
    </w:rPr>
  </w:style>
  <w:style w:type="paragraph" w:customStyle="1" w:styleId="EndNoteBibliography">
    <w:name w:val="EndNote Bibliography"/>
    <w:basedOn w:val="Normal"/>
    <w:link w:val="EndNoteBibliographyChar"/>
    <w:rsid w:val="00B24F5F"/>
    <w:pPr>
      <w:spacing w:after="0" w:line="240" w:lineRule="atLeast"/>
      <w:jc w:val="both"/>
    </w:pPr>
    <w:rPr>
      <w:rFonts w:ascii="Palatino Linotype" w:eastAsia="SimSun" w:hAnsi="Palatino Linotype" w:cs="Times New Roman"/>
      <w:noProof/>
      <w:color w:val="000000"/>
      <w:sz w:val="18"/>
      <w:szCs w:val="20"/>
      <w:lang w:val="en-US" w:eastAsia="zh-CN"/>
    </w:rPr>
  </w:style>
  <w:style w:type="character" w:customStyle="1" w:styleId="EndNoteBibliographyChar">
    <w:name w:val="EndNote Bibliography Char"/>
    <w:basedOn w:val="DefaultParagraphFont"/>
    <w:link w:val="EndNoteBibliography"/>
    <w:rsid w:val="00B24F5F"/>
    <w:rPr>
      <w:rFonts w:ascii="Palatino Linotype" w:eastAsia="SimSun" w:hAnsi="Palatino Linotype" w:cs="Times New Roman"/>
      <w:noProof/>
      <w:color w:val="000000"/>
      <w:sz w:val="18"/>
      <w:szCs w:val="20"/>
      <w:lang w:val="en-US" w:eastAsia="zh-CN"/>
    </w:rPr>
  </w:style>
  <w:style w:type="character" w:styleId="UnresolvedMention">
    <w:name w:val="Unresolved Mention"/>
    <w:basedOn w:val="DefaultParagraphFont"/>
    <w:uiPriority w:val="99"/>
    <w:semiHidden/>
    <w:unhideWhenUsed/>
    <w:rsid w:val="008F7B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58751">
      <w:bodyDiv w:val="1"/>
      <w:marLeft w:val="0"/>
      <w:marRight w:val="0"/>
      <w:marTop w:val="0"/>
      <w:marBottom w:val="0"/>
      <w:divBdr>
        <w:top w:val="none" w:sz="0" w:space="0" w:color="auto"/>
        <w:left w:val="none" w:sz="0" w:space="0" w:color="auto"/>
        <w:bottom w:val="none" w:sz="0" w:space="0" w:color="auto"/>
        <w:right w:val="none" w:sz="0" w:space="0" w:color="auto"/>
      </w:divBdr>
      <w:divsChild>
        <w:div w:id="1576209442">
          <w:marLeft w:val="0"/>
          <w:marRight w:val="0"/>
          <w:marTop w:val="0"/>
          <w:marBottom w:val="0"/>
          <w:divBdr>
            <w:top w:val="none" w:sz="0" w:space="0" w:color="auto"/>
            <w:left w:val="none" w:sz="0" w:space="0" w:color="auto"/>
            <w:bottom w:val="none" w:sz="0" w:space="0" w:color="auto"/>
            <w:right w:val="none" w:sz="0" w:space="0" w:color="auto"/>
          </w:divBdr>
          <w:divsChild>
            <w:div w:id="1279724400">
              <w:marLeft w:val="0"/>
              <w:marRight w:val="0"/>
              <w:marTop w:val="0"/>
              <w:marBottom w:val="0"/>
              <w:divBdr>
                <w:top w:val="none" w:sz="0" w:space="0" w:color="auto"/>
                <w:left w:val="none" w:sz="0" w:space="0" w:color="auto"/>
                <w:bottom w:val="none" w:sz="0" w:space="0" w:color="auto"/>
                <w:right w:val="none" w:sz="0" w:space="0" w:color="auto"/>
              </w:divBdr>
              <w:divsChild>
                <w:div w:id="1573926684">
                  <w:marLeft w:val="360"/>
                  <w:marRight w:val="96"/>
                  <w:marTop w:val="0"/>
                  <w:marBottom w:val="0"/>
                  <w:divBdr>
                    <w:top w:val="none" w:sz="0" w:space="0" w:color="auto"/>
                    <w:left w:val="none" w:sz="0" w:space="0" w:color="auto"/>
                    <w:bottom w:val="none" w:sz="0" w:space="0" w:color="auto"/>
                    <w:right w:val="none" w:sz="0" w:space="0" w:color="auto"/>
                  </w:divBdr>
                </w:div>
              </w:divsChild>
            </w:div>
            <w:div w:id="1236277497">
              <w:marLeft w:val="0"/>
              <w:marRight w:val="0"/>
              <w:marTop w:val="0"/>
              <w:marBottom w:val="0"/>
              <w:divBdr>
                <w:top w:val="none" w:sz="0" w:space="0" w:color="auto"/>
                <w:left w:val="none" w:sz="0" w:space="0" w:color="auto"/>
                <w:bottom w:val="none" w:sz="0" w:space="0" w:color="auto"/>
                <w:right w:val="none" w:sz="0" w:space="0" w:color="auto"/>
              </w:divBdr>
              <w:divsChild>
                <w:div w:id="1234008678">
                  <w:marLeft w:val="360"/>
                  <w:marRight w:val="96"/>
                  <w:marTop w:val="0"/>
                  <w:marBottom w:val="0"/>
                  <w:divBdr>
                    <w:top w:val="none" w:sz="0" w:space="0" w:color="auto"/>
                    <w:left w:val="none" w:sz="0" w:space="0" w:color="auto"/>
                    <w:bottom w:val="none" w:sz="0" w:space="0" w:color="auto"/>
                    <w:right w:val="none" w:sz="0" w:space="0" w:color="auto"/>
                  </w:divBdr>
                </w:div>
              </w:divsChild>
            </w:div>
            <w:div w:id="1793014082">
              <w:marLeft w:val="0"/>
              <w:marRight w:val="0"/>
              <w:marTop w:val="0"/>
              <w:marBottom w:val="0"/>
              <w:divBdr>
                <w:top w:val="none" w:sz="0" w:space="0" w:color="auto"/>
                <w:left w:val="none" w:sz="0" w:space="0" w:color="auto"/>
                <w:bottom w:val="none" w:sz="0" w:space="0" w:color="auto"/>
                <w:right w:val="none" w:sz="0" w:space="0" w:color="auto"/>
              </w:divBdr>
              <w:divsChild>
                <w:div w:id="643699476">
                  <w:marLeft w:val="360"/>
                  <w:marRight w:val="96"/>
                  <w:marTop w:val="0"/>
                  <w:marBottom w:val="0"/>
                  <w:divBdr>
                    <w:top w:val="none" w:sz="0" w:space="0" w:color="auto"/>
                    <w:left w:val="none" w:sz="0" w:space="0" w:color="auto"/>
                    <w:bottom w:val="none" w:sz="0" w:space="0" w:color="auto"/>
                    <w:right w:val="none" w:sz="0" w:space="0" w:color="auto"/>
                  </w:divBdr>
                </w:div>
              </w:divsChild>
            </w:div>
            <w:div w:id="1895458642">
              <w:marLeft w:val="0"/>
              <w:marRight w:val="0"/>
              <w:marTop w:val="0"/>
              <w:marBottom w:val="0"/>
              <w:divBdr>
                <w:top w:val="none" w:sz="0" w:space="0" w:color="auto"/>
                <w:left w:val="none" w:sz="0" w:space="0" w:color="auto"/>
                <w:bottom w:val="none" w:sz="0" w:space="0" w:color="auto"/>
                <w:right w:val="none" w:sz="0" w:space="0" w:color="auto"/>
              </w:divBdr>
              <w:divsChild>
                <w:div w:id="77224150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95408180">
      <w:bodyDiv w:val="1"/>
      <w:marLeft w:val="0"/>
      <w:marRight w:val="0"/>
      <w:marTop w:val="0"/>
      <w:marBottom w:val="0"/>
      <w:divBdr>
        <w:top w:val="none" w:sz="0" w:space="0" w:color="auto"/>
        <w:left w:val="none" w:sz="0" w:space="0" w:color="auto"/>
        <w:bottom w:val="none" w:sz="0" w:space="0" w:color="auto"/>
        <w:right w:val="none" w:sz="0" w:space="0" w:color="auto"/>
      </w:divBdr>
    </w:div>
    <w:div w:id="711077116">
      <w:bodyDiv w:val="1"/>
      <w:marLeft w:val="0"/>
      <w:marRight w:val="0"/>
      <w:marTop w:val="0"/>
      <w:marBottom w:val="0"/>
      <w:divBdr>
        <w:top w:val="none" w:sz="0" w:space="0" w:color="auto"/>
        <w:left w:val="none" w:sz="0" w:space="0" w:color="auto"/>
        <w:bottom w:val="none" w:sz="0" w:space="0" w:color="auto"/>
        <w:right w:val="none" w:sz="0" w:space="0" w:color="auto"/>
      </w:divBdr>
    </w:div>
    <w:div w:id="1211498573">
      <w:bodyDiv w:val="1"/>
      <w:marLeft w:val="0"/>
      <w:marRight w:val="0"/>
      <w:marTop w:val="0"/>
      <w:marBottom w:val="0"/>
      <w:divBdr>
        <w:top w:val="none" w:sz="0" w:space="0" w:color="auto"/>
        <w:left w:val="none" w:sz="0" w:space="0" w:color="auto"/>
        <w:bottom w:val="none" w:sz="0" w:space="0" w:color="auto"/>
        <w:right w:val="none" w:sz="0" w:space="0" w:color="auto"/>
      </w:divBdr>
    </w:div>
    <w:div w:id="1340233227">
      <w:bodyDiv w:val="1"/>
      <w:marLeft w:val="0"/>
      <w:marRight w:val="0"/>
      <w:marTop w:val="0"/>
      <w:marBottom w:val="0"/>
      <w:divBdr>
        <w:top w:val="none" w:sz="0" w:space="0" w:color="auto"/>
        <w:left w:val="none" w:sz="0" w:space="0" w:color="auto"/>
        <w:bottom w:val="none" w:sz="0" w:space="0" w:color="auto"/>
        <w:right w:val="none" w:sz="0" w:space="0" w:color="auto"/>
      </w:divBdr>
    </w:div>
    <w:div w:id="1392344438">
      <w:bodyDiv w:val="1"/>
      <w:marLeft w:val="0"/>
      <w:marRight w:val="0"/>
      <w:marTop w:val="0"/>
      <w:marBottom w:val="0"/>
      <w:divBdr>
        <w:top w:val="none" w:sz="0" w:space="0" w:color="auto"/>
        <w:left w:val="none" w:sz="0" w:space="0" w:color="auto"/>
        <w:bottom w:val="none" w:sz="0" w:space="0" w:color="auto"/>
        <w:right w:val="none" w:sz="0" w:space="0" w:color="auto"/>
      </w:divBdr>
    </w:div>
    <w:div w:id="1845166549">
      <w:bodyDiv w:val="1"/>
      <w:marLeft w:val="0"/>
      <w:marRight w:val="0"/>
      <w:marTop w:val="0"/>
      <w:marBottom w:val="0"/>
      <w:divBdr>
        <w:top w:val="none" w:sz="0" w:space="0" w:color="auto"/>
        <w:left w:val="none" w:sz="0" w:space="0" w:color="auto"/>
        <w:bottom w:val="none" w:sz="0" w:space="0" w:color="auto"/>
        <w:right w:val="none" w:sz="0" w:space="0" w:color="auto"/>
      </w:divBdr>
    </w:div>
    <w:div w:id="1949004177">
      <w:bodyDiv w:val="1"/>
      <w:marLeft w:val="0"/>
      <w:marRight w:val="0"/>
      <w:marTop w:val="0"/>
      <w:marBottom w:val="0"/>
      <w:divBdr>
        <w:top w:val="none" w:sz="0" w:space="0" w:color="auto"/>
        <w:left w:val="none" w:sz="0" w:space="0" w:color="auto"/>
        <w:bottom w:val="none" w:sz="0" w:space="0" w:color="auto"/>
        <w:right w:val="none" w:sz="0" w:space="0" w:color="auto"/>
      </w:divBdr>
      <w:divsChild>
        <w:div w:id="1072891704">
          <w:marLeft w:val="0"/>
          <w:marRight w:val="0"/>
          <w:marTop w:val="0"/>
          <w:marBottom w:val="0"/>
          <w:divBdr>
            <w:top w:val="none" w:sz="0" w:space="0" w:color="auto"/>
            <w:left w:val="none" w:sz="0" w:space="0" w:color="auto"/>
            <w:bottom w:val="none" w:sz="0" w:space="0" w:color="auto"/>
            <w:right w:val="none" w:sz="0" w:space="0" w:color="auto"/>
          </w:divBdr>
          <w:divsChild>
            <w:div w:id="2007828227">
              <w:marLeft w:val="0"/>
              <w:marRight w:val="0"/>
              <w:marTop w:val="0"/>
              <w:marBottom w:val="0"/>
              <w:divBdr>
                <w:top w:val="none" w:sz="0" w:space="0" w:color="auto"/>
                <w:left w:val="none" w:sz="0" w:space="0" w:color="auto"/>
                <w:bottom w:val="none" w:sz="0" w:space="0" w:color="auto"/>
                <w:right w:val="none" w:sz="0" w:space="0" w:color="auto"/>
              </w:divBdr>
              <w:divsChild>
                <w:div w:id="142545924">
                  <w:marLeft w:val="360"/>
                  <w:marRight w:val="96"/>
                  <w:marTop w:val="0"/>
                  <w:marBottom w:val="0"/>
                  <w:divBdr>
                    <w:top w:val="none" w:sz="0" w:space="0" w:color="auto"/>
                    <w:left w:val="none" w:sz="0" w:space="0" w:color="auto"/>
                    <w:bottom w:val="none" w:sz="0" w:space="0" w:color="auto"/>
                    <w:right w:val="none" w:sz="0" w:space="0" w:color="auto"/>
                  </w:divBdr>
                </w:div>
              </w:divsChild>
            </w:div>
            <w:div w:id="1600406905">
              <w:marLeft w:val="0"/>
              <w:marRight w:val="0"/>
              <w:marTop w:val="0"/>
              <w:marBottom w:val="0"/>
              <w:divBdr>
                <w:top w:val="none" w:sz="0" w:space="0" w:color="auto"/>
                <w:left w:val="none" w:sz="0" w:space="0" w:color="auto"/>
                <w:bottom w:val="none" w:sz="0" w:space="0" w:color="auto"/>
                <w:right w:val="none" w:sz="0" w:space="0" w:color="auto"/>
              </w:divBdr>
              <w:divsChild>
                <w:div w:id="73868413">
                  <w:marLeft w:val="360"/>
                  <w:marRight w:val="96"/>
                  <w:marTop w:val="0"/>
                  <w:marBottom w:val="0"/>
                  <w:divBdr>
                    <w:top w:val="none" w:sz="0" w:space="0" w:color="auto"/>
                    <w:left w:val="none" w:sz="0" w:space="0" w:color="auto"/>
                    <w:bottom w:val="none" w:sz="0" w:space="0" w:color="auto"/>
                    <w:right w:val="none" w:sz="0" w:space="0" w:color="auto"/>
                  </w:divBdr>
                </w:div>
              </w:divsChild>
            </w:div>
            <w:div w:id="1104114183">
              <w:marLeft w:val="0"/>
              <w:marRight w:val="0"/>
              <w:marTop w:val="0"/>
              <w:marBottom w:val="0"/>
              <w:divBdr>
                <w:top w:val="none" w:sz="0" w:space="0" w:color="auto"/>
                <w:left w:val="none" w:sz="0" w:space="0" w:color="auto"/>
                <w:bottom w:val="none" w:sz="0" w:space="0" w:color="auto"/>
                <w:right w:val="none" w:sz="0" w:space="0" w:color="auto"/>
              </w:divBdr>
              <w:divsChild>
                <w:div w:id="1562717666">
                  <w:marLeft w:val="360"/>
                  <w:marRight w:val="96"/>
                  <w:marTop w:val="0"/>
                  <w:marBottom w:val="0"/>
                  <w:divBdr>
                    <w:top w:val="none" w:sz="0" w:space="0" w:color="auto"/>
                    <w:left w:val="none" w:sz="0" w:space="0" w:color="auto"/>
                    <w:bottom w:val="none" w:sz="0" w:space="0" w:color="auto"/>
                    <w:right w:val="none" w:sz="0" w:space="0" w:color="auto"/>
                  </w:divBdr>
                </w:div>
              </w:divsChild>
            </w:div>
            <w:div w:id="470364552">
              <w:marLeft w:val="0"/>
              <w:marRight w:val="0"/>
              <w:marTop w:val="0"/>
              <w:marBottom w:val="0"/>
              <w:divBdr>
                <w:top w:val="none" w:sz="0" w:space="0" w:color="auto"/>
                <w:left w:val="none" w:sz="0" w:space="0" w:color="auto"/>
                <w:bottom w:val="none" w:sz="0" w:space="0" w:color="auto"/>
                <w:right w:val="none" w:sz="0" w:space="0" w:color="auto"/>
              </w:divBdr>
              <w:divsChild>
                <w:div w:id="65087063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webofscience.com/wos/woscc/full-record/WOS:000630901400203" TargetMode="Externa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doi.org/10.3390/app12063023"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oi.org/10.1109/AERO50100.2021.943821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oi.org/10.1088/1742-6596/910/1/0120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1" ma:contentTypeDescription="Tạo tài liệu mới." ma:contentTypeScope="" ma:versionID="1edb973148a4b1caaa833f90a8f598db">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ce110eaaa6c34250db3f55c72439e17c"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42AB17-ACD0-494A-ACF9-FE6FB5A03F1A}">
  <ds:schemaRefs>
    <ds:schemaRef ds:uri="http://schemas.openxmlformats.org/officeDocument/2006/bibliography"/>
  </ds:schemaRefs>
</ds:datastoreItem>
</file>

<file path=customXml/itemProps2.xml><?xml version="1.0" encoding="utf-8"?>
<ds:datastoreItem xmlns:ds="http://schemas.openxmlformats.org/officeDocument/2006/customXml" ds:itemID="{C7B19CB7-F2C1-4D1A-886F-88D926C0CBF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F89FBC6-41A2-4EF7-8BFE-732B924478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1A4559-8731-4E3E-9280-66588EF9AE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31</Pages>
  <Words>1952</Words>
  <Characters>11128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Phạm Nguyễn Hải Anh</cp:lastModifiedBy>
  <cp:revision>6</cp:revision>
  <cp:lastPrinted>2022-06-23T05:57:00Z</cp:lastPrinted>
  <dcterms:created xsi:type="dcterms:W3CDTF">2023-06-24T18:45:00Z</dcterms:created>
  <dcterms:modified xsi:type="dcterms:W3CDTF">2023-06-25T15:23:00Z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